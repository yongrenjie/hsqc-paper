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2064D" w14:textId="77777777" w:rsidR="00087C0E" w:rsidRPr="000A0FE2" w:rsidRDefault="00087C0E" w:rsidP="00087C0E">
      <w:pPr>
        <w:pStyle w:val="Title1"/>
      </w:pPr>
      <w:r w:rsidRPr="000A0FE2">
        <w:t>Diversifying NMR Supersequences with New HSQC-based</w:t>
      </w:r>
    </w:p>
    <w:p w14:paraId="206859AB" w14:textId="2E786D66" w:rsidR="00CF143A" w:rsidRPr="000A0FE2" w:rsidRDefault="00087C0E" w:rsidP="00087C0E">
      <w:pPr>
        <w:pStyle w:val="Title1"/>
      </w:pPr>
      <w:r w:rsidRPr="000A0FE2">
        <w:t>Modules</w:t>
      </w:r>
    </w:p>
    <w:p w14:paraId="5E44B449" w14:textId="7215AD5D" w:rsidR="00CF143A" w:rsidRPr="000A0FE2" w:rsidRDefault="00087C0E" w:rsidP="00CF143A">
      <w:pPr>
        <w:pStyle w:val="Authors"/>
      </w:pPr>
      <w:r w:rsidRPr="000A0FE2">
        <w:t xml:space="preserve">Jonathan R. J. </w:t>
      </w:r>
      <w:proofErr w:type="gramStart"/>
      <w:r w:rsidRPr="000A0FE2">
        <w:t>Yong</w:t>
      </w:r>
      <w:r w:rsidR="00CF143A" w:rsidRPr="000A0FE2">
        <w:t>,</w:t>
      </w:r>
      <w:r w:rsidR="00CF143A" w:rsidRPr="000A0FE2">
        <w:rPr>
          <w:vertAlign w:val="superscript"/>
        </w:rPr>
        <w:t>[</w:t>
      </w:r>
      <w:proofErr w:type="gramEnd"/>
      <w:r w:rsidRPr="000A0FE2">
        <w:rPr>
          <w:vertAlign w:val="superscript"/>
        </w:rPr>
        <w:t>a</w:t>
      </w:r>
      <w:r w:rsidR="00CF143A" w:rsidRPr="000A0FE2">
        <w:rPr>
          <w:vertAlign w:val="superscript"/>
        </w:rPr>
        <w:t>]</w:t>
      </w:r>
      <w:r w:rsidR="00CF143A" w:rsidRPr="000A0FE2">
        <w:t xml:space="preserve"> </w:t>
      </w:r>
      <w:proofErr w:type="spellStart"/>
      <w:r w:rsidRPr="000A0FE2">
        <w:t>Alexandar</w:t>
      </w:r>
      <w:proofErr w:type="spellEnd"/>
      <w:r w:rsidRPr="000A0FE2">
        <w:t xml:space="preserve"> L. Hansen,</w:t>
      </w:r>
      <w:r w:rsidRPr="000A0FE2">
        <w:rPr>
          <w:vertAlign w:val="superscript"/>
        </w:rPr>
        <w:t>[b]</w:t>
      </w:r>
      <w:r w:rsidRPr="000A0FE2">
        <w:t xml:space="preserve"> </w:t>
      </w:r>
      <w:proofErr w:type="spellStart"/>
      <w:r w:rsidRPr="000A0FE2">
        <w:t>Ēriks</w:t>
      </w:r>
      <w:proofErr w:type="spellEnd"/>
      <w:r w:rsidRPr="000A0FE2">
        <w:t xml:space="preserve"> </w:t>
      </w:r>
      <w:proofErr w:type="spellStart"/>
      <w:r w:rsidRPr="000A0FE2">
        <w:t>Kupče</w:t>
      </w:r>
      <w:proofErr w:type="spellEnd"/>
      <w:r w:rsidRPr="000A0FE2">
        <w:t>,</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 xml:space="preserve">Campus Chemical Instrument </w:t>
      </w:r>
      <w:proofErr w:type="spellStart"/>
      <w:r w:rsidR="00087C0E" w:rsidRPr="000A0FE2">
        <w:t>Center</w:t>
      </w:r>
      <w:proofErr w:type="spellEnd"/>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 xml:space="preserve">Ē. </w:t>
      </w:r>
      <w:proofErr w:type="spellStart"/>
      <w:r w:rsidRPr="000A0FE2">
        <w:t>Kupče</w:t>
      </w:r>
      <w:proofErr w:type="spellEnd"/>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8"/>
          <w:footerReference w:type="default" r:id="rId9"/>
          <w:headerReference w:type="first" r:id="rId10"/>
          <w:pgSz w:w="11906" w:h="16838" w:code="9"/>
          <w:pgMar w:top="1134" w:right="936" w:bottom="1134" w:left="936" w:header="1021" w:footer="0" w:gutter="0"/>
          <w:cols w:space="425"/>
          <w:docGrid w:linePitch="360"/>
        </w:sectPr>
      </w:pPr>
    </w:p>
    <w:p w14:paraId="3EEFE2B9" w14:textId="1C835B7A" w:rsidR="00CF143A" w:rsidRPr="000A0FE2" w:rsidRDefault="00CF143A" w:rsidP="00CF143A">
      <w:pPr>
        <w:pStyle w:val="Abstract"/>
      </w:pPr>
      <w:r w:rsidRPr="000A0FE2">
        <w:rPr>
          <w:b/>
        </w:rPr>
        <w:t>Abstract:</w:t>
      </w:r>
      <w:r w:rsidRPr="000A0FE2">
        <w:t xml:space="preserve"> </w:t>
      </w:r>
      <w:commentRangeStart w:id="0"/>
      <w:r w:rsidR="00087C0E" w:rsidRPr="000A0FE2">
        <w:t>The sensitivity-enhanced HSQC, as well as HSQC-TOCSY, experiments are incorporated into NOAH (</w:t>
      </w:r>
      <w:r w:rsidR="00087C0E" w:rsidRPr="000A0FE2">
        <w:rPr>
          <w:b/>
          <w:bCs/>
        </w:rPr>
        <w:t>N</w:t>
      </w:r>
      <w:r w:rsidR="00087C0E" w:rsidRPr="000A0FE2">
        <w:t xml:space="preserve">MR by </w:t>
      </w:r>
      <w:r w:rsidR="00087C0E" w:rsidRPr="000A0FE2">
        <w:rPr>
          <w:b/>
          <w:bCs/>
        </w:rPr>
        <w:t>O</w:t>
      </w:r>
      <w:r w:rsidR="00087C0E" w:rsidRPr="000A0FE2">
        <w:t xml:space="preserve">rdered </w:t>
      </w:r>
      <w:r w:rsidR="00087C0E" w:rsidRPr="000A0FE2">
        <w:rPr>
          <w:b/>
          <w:bCs/>
        </w:rPr>
        <w:t>A</w:t>
      </w:r>
      <w:r w:rsidR="00087C0E" w:rsidRPr="000A0FE2">
        <w:t xml:space="preserve">cquisition using </w:t>
      </w:r>
      <w:r w:rsidR="00087C0E" w:rsidRPr="000A0FE2">
        <w:rPr>
          <w:vertAlign w:val="superscript"/>
        </w:rPr>
        <w:t>1</w:t>
      </w:r>
      <w:r w:rsidR="00087C0E" w:rsidRPr="000A0FE2">
        <w:rPr>
          <w:b/>
          <w:bCs/>
        </w:rPr>
        <w:t>H</w:t>
      </w:r>
      <w:r w:rsidR="00087C0E" w:rsidRPr="000A0FE2">
        <w:t xml:space="preserve"> detection) supersequences, adding diversity for </w:t>
      </w:r>
      <w:r w:rsidR="00087C0E" w:rsidRPr="000A0FE2">
        <w:rPr>
          <w:vertAlign w:val="superscript"/>
        </w:rPr>
        <w:t>13</w:t>
      </w:r>
      <w:r w:rsidR="00087C0E" w:rsidRPr="000A0FE2">
        <w:t xml:space="preserve">C and </w:t>
      </w:r>
      <w:r w:rsidR="00087C0E" w:rsidRPr="000A0FE2">
        <w:rPr>
          <w:vertAlign w:val="superscript"/>
        </w:rPr>
        <w:t>15</w:t>
      </w:r>
      <w:r w:rsidR="00087C0E" w:rsidRPr="000A0FE2">
        <w:t>N modules. Importantly, these heteronuclear modules are specifically tailored to preserve the magnetisation required for subsequent acquisition of homonuclear modules in a supersequence. In addition, we present protocols for optimally combining HSQC and HSQC-TOCSY elements within the same supersequences, yielding high-quality 2D spectra suitable for structure characterisation but with greatly reduced experiment durations.</w:t>
      </w:r>
      <w:commentRangeEnd w:id="0"/>
      <w:r w:rsidR="00087C0E" w:rsidRPr="000A0FE2">
        <w:rPr>
          <w:rStyle w:val="CommentReference"/>
          <w:rFonts w:ascii="Times New Roman" w:hAnsi="Times New Roman"/>
        </w:rPr>
        <w:commentReference w:id="0"/>
      </w:r>
    </w:p>
    <w:p w14:paraId="13D9A734" w14:textId="77777777" w:rsidR="00AD78DA" w:rsidRPr="000A0FE2" w:rsidRDefault="00AD78DA" w:rsidP="00C00B45">
      <w:pPr>
        <w:pStyle w:val="H1"/>
      </w:pPr>
      <w:r w:rsidRPr="000A0FE2">
        <w:t>Introduction</w:t>
      </w:r>
    </w:p>
    <w:p w14:paraId="14664B2F" w14:textId="28BB53F1" w:rsidR="00F0653B" w:rsidRPr="000A0FE2" w:rsidRDefault="00F0653B" w:rsidP="006F7BFE">
      <w:pPr>
        <w:pStyle w:val="P1"/>
        <w:rPr>
          <w:lang w:val="en-GB"/>
        </w:rPr>
      </w:pPr>
      <w:r w:rsidRPr="000A0FE2">
        <w:rPr>
          <w:lang w:val="en-GB"/>
        </w:rPr>
        <w:t xml:space="preserve">In recent years, there has been significant interest in the acceleration of multidimensional NMR data </w:t>
      </w:r>
      <w:proofErr w:type="gramStart"/>
      <w:r w:rsidRPr="000A0FE2">
        <w:rPr>
          <w:lang w:val="en-GB"/>
        </w:rPr>
        <w:t>acquisition.</w:t>
      </w:r>
      <w:r w:rsidRPr="000A0FE2">
        <w:rPr>
          <w:vertAlign w:val="superscript"/>
          <w:lang w:val="en-GB"/>
        </w:rPr>
        <w:t>[</w:t>
      </w:r>
      <w:proofErr w:type="gramEnd"/>
      <w:r w:rsidRPr="000A0FE2">
        <w:rPr>
          <w:vertAlign w:val="superscript"/>
          <w:lang w:val="en-GB"/>
        </w:rPr>
        <w:t>1–5]</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77777777"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 xml:space="preserve">N) can be efficiently differentiated from the “bulk” magnetisation of protons </w:t>
      </w:r>
      <w:r w:rsidRPr="000A0FE2">
        <w:rPr>
          <w:lang w:val="en-GB"/>
        </w:rPr>
        <w:t>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 coupled to X and proton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0A0FE2" w:rsidRDefault="00F0653B" w:rsidP="006F7BFE">
      <w:pPr>
        <w:pStyle w:val="P1"/>
        <w:ind w:firstLine="425"/>
        <w:rPr>
          <w:lang w:val="en-GB"/>
        </w:rPr>
      </w:pPr>
      <w:r w:rsidRPr="000A0FE2">
        <w:rPr>
          <w:lang w:val="en-GB"/>
        </w:rPr>
        <w:t xml:space="preserve">In the 1990s, Cavanagh, </w:t>
      </w:r>
      <w:proofErr w:type="spellStart"/>
      <w:r w:rsidRPr="000A0FE2">
        <w:rPr>
          <w:lang w:val="en-GB"/>
        </w:rPr>
        <w:t>Rance</w:t>
      </w:r>
      <w:proofErr w:type="spellEnd"/>
      <w:r w:rsidRPr="000A0FE2">
        <w:rPr>
          <w:lang w:val="en-GB"/>
        </w:rPr>
        <w:t>,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proofErr w:type="spellStart"/>
      <w:r w:rsidRPr="000A0FE2">
        <w:rPr>
          <w:lang w:val="en-GB"/>
        </w:rPr>
        <w:t>antiecho</w:t>
      </w:r>
      <w:proofErr w:type="spellEnd"/>
      <w:r w:rsidRPr="000A0FE2">
        <w:rPr>
          <w:lang w:val="en-GB"/>
        </w:rPr>
        <w:t xml:space="preserve">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proofErr w:type="gramStart"/>
      <w:r w:rsidRPr="000A0FE2">
        <w:rPr>
          <w:lang w:val="en-GB"/>
        </w:rPr>
        <w:t>TOCSY,</w:t>
      </w:r>
      <w:r w:rsidRPr="000A0FE2">
        <w:rPr>
          <w:vertAlign w:val="superscript"/>
          <w:lang w:val="en-GB"/>
        </w:rPr>
        <w:t>[</w:t>
      </w:r>
      <w:proofErr w:type="gramEnd"/>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t>Results and Discussion</w:t>
      </w:r>
    </w:p>
    <w:p w14:paraId="78428D04" w14:textId="729F05C9"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 xml:space="preserve">C HSQC, COSY, and NOESY spectra in one single </w:t>
      </w:r>
      <w:proofErr w:type="gramStart"/>
      <w:r w:rsidRPr="000A0FE2">
        <w:rPr>
          <w:lang w:val="en-GB"/>
        </w:rPr>
        <w:t>experiment.</w:t>
      </w:r>
      <w:r w:rsidRPr="000A0FE2">
        <w:rPr>
          <w:vertAlign w:val="superscript"/>
          <w:lang w:val="en-GB"/>
        </w:rPr>
        <w:t>[</w:t>
      </w:r>
      <w:proofErr w:type="gramEnd"/>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w:t>
      </w:r>
      <w:proofErr w:type="gramStart"/>
      <w:r w:rsidRPr="000A0FE2">
        <w:rPr>
          <w:lang w:val="en-GB"/>
        </w:rPr>
        <w:t>a)</w:t>
      </w:r>
      <w:r w:rsidRPr="000A0FE2">
        <w:rPr>
          <w:vertAlign w:val="superscript"/>
          <w:lang w:val="en-GB"/>
        </w:rPr>
        <w:t>[</w:t>
      </w:r>
      <w:proofErr w:type="gramEnd"/>
      <w:r w:rsidRPr="000A0FE2">
        <w:rPr>
          <w:vertAlign w:val="superscript"/>
          <w:lang w:val="en-GB"/>
        </w:rPr>
        <w:t>1b,6a]</w:t>
      </w:r>
      <w:r w:rsidRPr="000A0FE2">
        <w:rPr>
          <w:lang w:val="en-GB"/>
        </w:rPr>
        <w:t xml:space="preserve"> 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xml:space="preserve">). In the MSCN </w:t>
      </w:r>
      <w:r w:rsidRPr="000A0FE2">
        <w:rPr>
          <w:lang w:val="en-GB"/>
        </w:rPr>
        <w:lastRenderedPageBreak/>
        <w:t>sequence, this bulk magnetisation can therefore be used as the input to the COSY and NOESY homonuclear modules which follow. However, the original Cavanagh–</w:t>
      </w:r>
      <w:proofErr w:type="spellStart"/>
      <w:r w:rsidRPr="000A0FE2">
        <w:rPr>
          <w:lang w:val="en-GB"/>
        </w:rPr>
        <w:t>Rance</w:t>
      </w:r>
      <w:proofErr w:type="spellEnd"/>
      <w:r w:rsidRPr="000A0FE2">
        <w:rPr>
          <w:lang w:val="en-GB"/>
        </w:rPr>
        <w:t xml:space="preserve">–Kay (CRK) seHSQC (Figure 1b) does not obey this principle: it causes bulk magnetisation to be </w:t>
      </w:r>
      <w:proofErr w:type="spellStart"/>
      <w:r w:rsidRPr="000A0FE2">
        <w:rPr>
          <w:lang w:val="en-GB"/>
        </w:rPr>
        <w:t>dephased</w:t>
      </w:r>
      <w:proofErr w:type="spellEnd"/>
      <w:r w:rsidRPr="000A0FE2">
        <w:rPr>
          <w:lang w:val="en-GB"/>
        </w:rPr>
        <w:t xml:space="preserve"> by coherence transfer pathway (CTP) gradients. Consequently, downstream modules can only utilise any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that has recovered during the HSQC FID acquisition, leading to drastic losses in signal intensity. This is illustrated using a NOAH-2 </w:t>
      </w:r>
      <w:proofErr w:type="spellStart"/>
      <w:r w:rsidRPr="000A0FE2">
        <w:rPr>
          <w:lang w:val="en-GB"/>
        </w:rPr>
        <w:t>S</w:t>
      </w:r>
      <w:r w:rsidRPr="000A0FE2">
        <w:rPr>
          <w:vertAlign w:val="superscript"/>
          <w:lang w:val="en-GB"/>
        </w:rPr>
        <w:t>+</w:t>
      </w:r>
      <w:r w:rsidRPr="000A0FE2">
        <w:rPr>
          <w:lang w:val="en-GB"/>
        </w:rPr>
        <w:t>C</w:t>
      </w:r>
      <w:r w:rsidRPr="000A0FE2">
        <w:rPr>
          <w:vertAlign w:val="superscript"/>
          <w:lang w:val="en-GB"/>
        </w:rPr>
        <w:t>c</w:t>
      </w:r>
      <w:proofErr w:type="spellEnd"/>
      <w:r w:rsidRPr="000A0FE2">
        <w:rPr>
          <w:lang w:val="en-GB"/>
        </w:rPr>
        <w:t xml:space="preserve"> (seHSQC + CLIP-</w:t>
      </w:r>
      <w:proofErr w:type="gramStart"/>
      <w:r w:rsidRPr="000A0FE2">
        <w:rPr>
          <w:lang w:val="en-GB"/>
        </w:rPr>
        <w:t>COSY</w:t>
      </w:r>
      <w:r w:rsidRPr="000A0FE2">
        <w:rPr>
          <w:vertAlign w:val="superscript"/>
          <w:lang w:val="en-GB"/>
        </w:rPr>
        <w:t>[</w:t>
      </w:r>
      <w:proofErr w:type="gramEnd"/>
      <w:r w:rsidRPr="000A0FE2">
        <w:rPr>
          <w:vertAlign w:val="superscript"/>
          <w:lang w:val="en-GB"/>
        </w:rPr>
        <w:t>12]</w:t>
      </w:r>
      <w:r w:rsidRPr="000A0FE2">
        <w:rPr>
          <w:lang w:val="en-GB"/>
        </w:rPr>
        <w:t>) supersequence: the CLIP-COSY is used in this work as a convenient module for which peak</w:t>
      </w:r>
      <w:del w:id="1" w:author="Jonathan Yong" w:date="2021-03-09T10:32:00Z">
        <w:r w:rsidR="006366B0" w:rsidRPr="000A0FE2" w:rsidDel="006366B0">
          <w:rPr>
            <w:lang w:val="en-GB"/>
          </w:rPr>
          <w:delText xml:space="preserve"> intensitie</w:delText>
        </w:r>
        <w:r w:rsidRPr="000A0FE2" w:rsidDel="006366B0">
          <w:rPr>
            <w:lang w:val="en-GB"/>
          </w:rPr>
          <w:delText>s</w:delText>
        </w:r>
      </w:del>
      <w:ins w:id="2" w:author="Jonathan Yong" w:date="2021-03-09T10:32:00Z">
        <w:r w:rsidR="006366B0" w:rsidRPr="000A0FE2">
          <w:rPr>
            <w:lang w:val="en-GB"/>
          </w:rPr>
          <w:t>s</w:t>
        </w:r>
      </w:ins>
      <w:r w:rsidRPr="000A0FE2">
        <w:rPr>
          <w:lang w:val="en-GB"/>
        </w:rPr>
        <w:t xml:space="preserve"> can be</w:t>
      </w:r>
      <w:r w:rsidR="006366B0" w:rsidRPr="000A0FE2">
        <w:rPr>
          <w:lang w:val="en-GB"/>
        </w:rPr>
        <w:t xml:space="preserve"> easily </w:t>
      </w:r>
      <w:del w:id="3" w:author="Jonathan Yong" w:date="2021-03-09T10:32:00Z">
        <w:r w:rsidR="006366B0" w:rsidRPr="000A0FE2" w:rsidDel="006366B0">
          <w:rPr>
            <w:lang w:val="en-GB"/>
          </w:rPr>
          <w:delText>calculated</w:delText>
        </w:r>
      </w:del>
      <w:ins w:id="4" w:author="Jonathan Yong" w:date="2021-03-09T10:32:00Z">
        <w:r w:rsidR="006366B0" w:rsidRPr="000A0FE2">
          <w:rPr>
            <w:lang w:val="en-GB"/>
          </w:rPr>
          <w:t>integrated</w:t>
        </w:r>
      </w:ins>
      <w:r w:rsidRPr="000A0FE2">
        <w:rPr>
          <w:lang w:val="en-GB"/>
        </w:rPr>
        <w:t xml:space="preserve">, but the conclusions drawn here are fully applicable to any other homonuclear module that is used in its place. While the CRK seHSQC implementation (Figure 2a) affords significant sensitivity gains (primarily for CH peaks, as predicted by </w:t>
      </w:r>
      <w:proofErr w:type="gramStart"/>
      <w:r w:rsidRPr="000A0FE2">
        <w:rPr>
          <w:lang w:val="en-GB"/>
        </w:rPr>
        <w:t>theory</w:t>
      </w:r>
      <w:r w:rsidRPr="000A0FE2">
        <w:rPr>
          <w:vertAlign w:val="superscript"/>
          <w:lang w:val="en-GB"/>
        </w:rPr>
        <w:t>[</w:t>
      </w:r>
      <w:proofErr w:type="gramEnd"/>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780E52AB" w:rsidR="00737FE3" w:rsidRPr="000A0FE2" w:rsidRDefault="00256A31" w:rsidP="009779EE">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367C8170" wp14:editId="3C6099F3">
            <wp:extent cx="3098799" cy="3122883"/>
            <wp:effectExtent l="0" t="0" r="635" b="1905"/>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a:picLocks/>
                    </pic:cNvPicPr>
                  </pic:nvPicPr>
                  <pic:blipFill>
                    <a:blip r:embed="rId15"/>
                    <a:stretch>
                      <a:fillRect/>
                    </a:stretch>
                  </pic:blipFill>
                  <pic:spPr bwMode="auto">
                    <a:xfrm>
                      <a:off x="0" y="0"/>
                      <a:ext cx="3098799" cy="3122883"/>
                    </a:xfrm>
                    <a:prstGeom prst="rect">
                      <a:avLst/>
                    </a:prstGeom>
                    <a:noFill/>
                    <a:ln>
                      <a:noFill/>
                    </a:ln>
                  </pic:spPr>
                </pic:pic>
              </a:graphicData>
            </a:graphic>
          </wp:inline>
        </w:drawing>
      </w:r>
    </w:p>
    <w:p w14:paraId="5D42005E" w14:textId="4EEEB33F"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15</w:t>
      </w:r>
      <w:r w:rsidRPr="000A0FE2">
        <w:t>N–</w:t>
      </w:r>
      <w:r w:rsidRPr="000A0FE2">
        <w:rPr>
          <w:vertAlign w:val="superscript"/>
        </w:rPr>
        <w:t>1</w:t>
      </w:r>
      <w:r w:rsidRPr="000A0FE2">
        <w:t xml:space="preserve">H HMQC and </w:t>
      </w:r>
      <w:r w:rsidRPr="000A0FE2">
        <w:rPr>
          <w:vertAlign w:val="superscript"/>
        </w:rPr>
        <w:t>13</w:t>
      </w:r>
      <w:r w:rsidRPr="000A0FE2">
        <w:t>C–</w:t>
      </w:r>
      <w:r w:rsidRPr="000A0FE2">
        <w:rPr>
          <w:vertAlign w:val="superscript"/>
        </w:rPr>
        <w:t>1</w:t>
      </w:r>
      <w:r w:rsidRPr="000A0FE2">
        <w:t xml:space="preserve">H HSQC modules are coloured; these may be replaced with the new seHSQC module proposed in this work. </w:t>
      </w:r>
      <w:r w:rsidRPr="000A0FE2">
        <w:rPr>
          <w:b/>
        </w:rPr>
        <w:t xml:space="preserve">(b) </w:t>
      </w:r>
      <w:r w:rsidRPr="000A0FE2">
        <w:t>Cavanagh–</w:t>
      </w:r>
      <w:proofErr w:type="spellStart"/>
      <w:r w:rsidRPr="000A0FE2">
        <w:t>Rance</w:t>
      </w:r>
      <w:proofErr w:type="spellEnd"/>
      <w:r w:rsidRPr="000A0FE2">
        <w:t>–Kay (CRK) seHSQC.</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C 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 xml:space="preserve">) and </w:t>
      </w:r>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proofErr w:type="spellStart"/>
      <w:r w:rsidRPr="000A0FE2">
        <w:t>ms</w:t>
      </w:r>
      <w:proofErr w:type="spellEnd"/>
      <w:r w:rsidRPr="000A0FE2">
        <w:t xml:space="preserve">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N experiments which are 2.5 </w:t>
      </w:r>
      <w:proofErr w:type="spellStart"/>
      <w:r w:rsidRPr="000A0FE2">
        <w:t>ms</w:t>
      </w:r>
      <w:proofErr w:type="spellEnd"/>
      <w:r w:rsidRPr="000A0FE2">
        <w:t xml:space="preserve"> long. Gradient amplitudes, as percentages of maximum gradient strength,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w:t>
      </w:r>
      <w:proofErr w:type="spellStart"/>
      <w:r w:rsidRPr="000A0FE2">
        <w:t>antiecho</w:t>
      </w:r>
      <w:proofErr w:type="spellEnd"/>
      <w:r w:rsidRPr="000A0FE2">
        <w:t xml:space="preserve"> selection. Refer to Figure S1 for product operator analysis.</w:t>
      </w:r>
    </w:p>
    <w:p w14:paraId="0504F9D7" w14:textId="790A3598"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untouched. The first version of the NOAH seHSQC (Figure 1c</w:t>
      </w:r>
      <w:ins w:id="5" w:author="Jonathan Yong" w:date="2021-03-08T21:12:00Z">
        <w:r w:rsidR="00003B94" w:rsidRPr="000A0FE2">
          <w:rPr>
            <w:lang w:val="en-GB"/>
          </w:rPr>
          <w:t>, “</w:t>
        </w:r>
      </w:ins>
      <w:ins w:id="6"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ins>
      <w:ins w:id="7" w:author="Jonathan Yong" w:date="2021-03-08T21:12:00Z">
        <w:r w:rsidR="00003B94" w:rsidRPr="000A0FE2">
          <w:rPr>
            <w:lang w:val="en-GB"/>
          </w:rPr>
          <w:t>”</w:t>
        </w:r>
      </w:ins>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w:t>
      </w:r>
      <w:commentRangeStart w:id="8"/>
      <w:r w:rsidRPr="000A0FE2">
        <w:rPr>
          <w:lang w:val="en-GB"/>
        </w:rPr>
        <w:t>1d</w:t>
      </w:r>
      <w:ins w:id="9" w:author="Jonathan Yong" w:date="2021-03-08T21:12:00Z">
        <w:r w:rsidR="00003B94" w:rsidRPr="000A0FE2">
          <w:rPr>
            <w:lang w:val="en-GB"/>
          </w:rPr>
          <w:t>, “</w:t>
        </w:r>
      </w:ins>
      <w:ins w:id="10"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ins>
      <w:ins w:id="11" w:author="Jonathan Yong" w:date="2021-03-08T21:12:00Z">
        <w:r w:rsidR="00003B94" w:rsidRPr="000A0FE2">
          <w:rPr>
            <w:lang w:val="en-GB"/>
          </w:rPr>
          <w:t>” or “ZIP-seHSQC”</w:t>
        </w:r>
        <w:commentRangeEnd w:id="8"/>
        <w:r w:rsidR="00003B94" w:rsidRPr="000A0FE2">
          <w:rPr>
            <w:rStyle w:val="CommentReference"/>
            <w:rFonts w:ascii="Times New Roman" w:hAnsi="Times New Roman"/>
            <w:lang w:val="en-GB"/>
          </w:rPr>
          <w:commentReference w:id="8"/>
        </w:r>
      </w:ins>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[14]</w:t>
      </w:r>
      <w:r w:rsidRPr="000A0FE2">
        <w:rPr>
          <w:lang w:val="en-GB"/>
        </w:rPr>
        <w:t xml:space="preserve"> This </w:t>
      </w:r>
      <w:proofErr w:type="spellStart"/>
      <w:r w:rsidRPr="000A0FE2">
        <w:rPr>
          <w:i/>
          <w:iCs/>
          <w:lang w:val="en-GB"/>
        </w:rPr>
        <w:t>zz</w:t>
      </w:r>
      <w:proofErr w:type="spellEnd"/>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proofErr w:type="spellStart"/>
      <w:r w:rsidRPr="000A0FE2">
        <w:rPr>
          <w:i/>
          <w:iCs/>
          <w:lang w:val="en-GB"/>
        </w:rPr>
        <w:t>zz</w:t>
      </w:r>
      <w:proofErr w:type="spellEnd"/>
      <w:r w:rsidRPr="000A0FE2">
        <w:rPr>
          <w:lang w:val="en-GB"/>
        </w:rPr>
        <w:t xml:space="preserve">-filter, which has previously been used in the NOAH </w:t>
      </w:r>
      <w:proofErr w:type="spellStart"/>
      <w:r w:rsidRPr="000A0FE2">
        <w:rPr>
          <w:i/>
          <w:iCs/>
          <w:lang w:val="en-GB"/>
        </w:rPr>
        <w:t>zz</w:t>
      </w:r>
      <w:proofErr w:type="spellEnd"/>
      <w:r w:rsidRPr="000A0FE2">
        <w:rPr>
          <w:lang w:val="en-GB"/>
        </w:rPr>
        <w:t xml:space="preserve">-HMBC module to retain the magnetisation of directly coupled protons for a subsequent HSQC </w:t>
      </w:r>
      <w:proofErr w:type="gramStart"/>
      <w:r w:rsidRPr="000A0FE2">
        <w:rPr>
          <w:lang w:val="en-GB"/>
        </w:rPr>
        <w:t>module.</w:t>
      </w:r>
      <w:r w:rsidRPr="000A0FE2">
        <w:rPr>
          <w:vertAlign w:val="superscript"/>
          <w:lang w:val="en-GB"/>
        </w:rPr>
        <w:t>[</w:t>
      </w:r>
      <w:proofErr w:type="gramEnd"/>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06C29177" w:rsidR="00A64A58" w:rsidRPr="000A0FE2" w:rsidRDefault="00256A31" w:rsidP="009779EE">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1928454F" wp14:editId="18AF75FB">
            <wp:extent cx="2882899" cy="2661138"/>
            <wp:effectExtent l="0" t="0" r="635" b="0"/>
            <wp:docPr id="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a:picLocks/>
                    </pic:cNvPicPr>
                  </pic:nvPicPr>
                  <pic:blipFill>
                    <a:blip r:embed="rId16"/>
                    <a:stretch>
                      <a:fillRect/>
                    </a:stretch>
                  </pic:blipFill>
                  <pic:spPr bwMode="auto">
                    <a:xfrm>
                      <a:off x="0" y="0"/>
                      <a:ext cx="2882899" cy="2661138"/>
                    </a:xfrm>
                    <a:prstGeom prst="rect">
                      <a:avLst/>
                    </a:prstGeom>
                    <a:noFill/>
                    <a:ln>
                      <a:noFill/>
                    </a:ln>
                  </pic:spPr>
                </pic:pic>
              </a:graphicData>
            </a:graphic>
          </wp:inline>
        </w:drawing>
      </w:r>
    </w:p>
    <w:p w14:paraId="3F745DB2" w14:textId="73E0E772" w:rsidR="00003B94" w:rsidRPr="000A0FE2" w:rsidRDefault="00A64A58" w:rsidP="00003B94">
      <w:pPr>
        <w:pStyle w:val="SchemeCaption"/>
        <w:spacing w:line="240" w:lineRule="auto"/>
      </w:pPr>
      <w:r w:rsidRPr="000A0FE2">
        <w:rPr>
          <w:b/>
        </w:rPr>
        <w:t>Figure 2.</w:t>
      </w:r>
      <w:r w:rsidRPr="000A0FE2">
        <w:t xml:space="preserve"> Sensitivity comparisons for NOAH-2 </w:t>
      </w:r>
      <w:proofErr w:type="spellStart"/>
      <w:r w:rsidRPr="000A0FE2">
        <w:t>S</w:t>
      </w:r>
      <w:r w:rsidRPr="000A0FE2">
        <w:rPr>
          <w:vertAlign w:val="superscript"/>
        </w:rPr>
        <w:t>+</w:t>
      </w:r>
      <w:r w:rsidRPr="000A0FE2">
        <w:t>C</w:t>
      </w:r>
      <w:r w:rsidRPr="000A0FE2">
        <w:rPr>
          <w:vertAlign w:val="superscript"/>
        </w:rPr>
        <w:t>c</w:t>
      </w:r>
      <w:proofErr w:type="spellEnd"/>
      <w:r w:rsidRPr="000A0FE2">
        <w:t xml:space="preserve"> (seHSQC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xml:space="preserve">). All intensities are normalised against the NOAH-2 </w:t>
      </w:r>
      <w:proofErr w:type="spellStart"/>
      <w:r w:rsidRPr="000A0FE2">
        <w:t>SC</w:t>
      </w:r>
      <w:r w:rsidRPr="000A0FE2">
        <w:rPr>
          <w:vertAlign w:val="superscript"/>
        </w:rPr>
        <w:t>c</w:t>
      </w:r>
      <w:proofErr w:type="spellEnd"/>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 </w:t>
      </w:r>
      <w:r w:rsidRPr="000A0FE2">
        <w:rPr>
          <w:b/>
          <w:bCs/>
        </w:rPr>
        <w:t>(a)</w:t>
      </w:r>
      <w:r w:rsidRPr="000A0FE2">
        <w:t xml:space="preserve"> Using the original CRK seHSQC (Figure 1b). The CRK seHSQC does not preserve the bulk </w:t>
      </w:r>
      <w:r w:rsidRPr="000A0FE2">
        <w:rPr>
          <w:vertAlign w:val="superscript"/>
        </w:rPr>
        <w:t>1</w:t>
      </w:r>
      <w:proofErr w:type="gramStart"/>
      <w:r w:rsidRPr="000A0FE2">
        <w:t>H</w:t>
      </w:r>
      <w:r w:rsidRPr="000A0FE2">
        <w:rPr>
          <w:vertAlign w:val="superscript"/>
        </w:rPr>
        <w:t>!X</w:t>
      </w:r>
      <w:proofErr w:type="gramEnd"/>
      <w:r w:rsidRPr="000A0FE2">
        <w:t xml:space="preserve"> magnetisation, leading to severely reduced COSY intensities. </w:t>
      </w:r>
      <w:r w:rsidRPr="000A0FE2">
        <w:rPr>
          <w:b/>
          <w:bCs/>
        </w:rPr>
        <w:t>(b)</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(c)</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(d)</w:t>
      </w:r>
      <w:r w:rsidRPr="000A0FE2">
        <w:t>–</w:t>
      </w:r>
      <w:r w:rsidRPr="000A0FE2">
        <w:rPr>
          <w:b/>
          <w:bCs/>
        </w:rPr>
        <w:t>(e)</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 xml:space="preserve">ppm (a CH peak, (d))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(e)). </w:t>
      </w:r>
      <w:r w:rsidRPr="000A0FE2">
        <w:rPr>
          <w:b/>
          <w:bCs/>
        </w:rPr>
        <w:t>(f)</w:t>
      </w:r>
      <w:r w:rsidRPr="000A0FE2">
        <w:t xml:space="preserve"> Slices of the CLIP-COSY module from the NOAH-2 </w:t>
      </w:r>
      <w:proofErr w:type="spellStart"/>
      <w:r w:rsidRPr="000A0FE2">
        <w:t>SC</w:t>
      </w:r>
      <w:r w:rsidRPr="000A0FE2">
        <w:rPr>
          <w:vertAlign w:val="superscript"/>
        </w:rPr>
        <w:t>c</w:t>
      </w:r>
      <w:proofErr w:type="spellEnd"/>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093D9D1E" w:rsidR="00A64A58" w:rsidRPr="000A0FE2" w:rsidRDefault="00003B94" w:rsidP="00003B94">
      <w:pPr>
        <w:pStyle w:val="P1"/>
        <w:ind w:firstLine="425"/>
        <w:rPr>
          <w:lang w:val="en-GB"/>
        </w:rPr>
      </w:pPr>
      <w:r w:rsidRPr="000A0FE2">
        <w:rPr>
          <w:lang w:val="en-GB"/>
        </w:rPr>
        <w:lastRenderedPageBreak/>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in the </w:t>
      </w:r>
      <w:proofErr w:type="spellStart"/>
      <w:r w:rsidRPr="000A0FE2">
        <w:rPr>
          <w:i/>
          <w:iCs/>
          <w:lang w:val="en-GB"/>
        </w:rPr>
        <w:t>xy</w:t>
      </w:r>
      <w:proofErr w:type="spellEnd"/>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w:t>
      </w:r>
      <w:proofErr w:type="spellStart"/>
      <w:r w:rsidRPr="000A0FE2">
        <w:rPr>
          <w:lang w:val="en-GB"/>
        </w:rPr>
        <w:t>dephased</w:t>
      </w:r>
      <w:proofErr w:type="spellEnd"/>
      <w:r w:rsidRPr="000A0FE2">
        <w:rPr>
          <w:lang w:val="en-GB"/>
        </w:rPr>
        <w:t xml:space="preserve">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w:t>
      </w:r>
      <w:proofErr w:type="gramStart"/>
      <w:r w:rsidRPr="000A0FE2">
        <w:rPr>
          <w:lang w:val="en-GB"/>
        </w:rPr>
        <w:t>e.g.</w:t>
      </w:r>
      <w:proofErr w:type="gramEnd"/>
      <w:r w:rsidRPr="000A0FE2">
        <w:rPr>
          <w:lang w:val="en-GB"/>
        </w:rPr>
        <w:t xml:space="preserve">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w:t>
      </w:r>
      <w:proofErr w:type="spellStart"/>
      <w:r w:rsidRPr="000A0FE2">
        <w:rPr>
          <w:lang w:val="en-GB"/>
        </w:rPr>
        <w:t>crosspeaks</w:t>
      </w:r>
      <w:proofErr w:type="spellEnd"/>
      <w:r w:rsidRPr="000A0FE2">
        <w:rPr>
          <w:lang w:val="en-GB"/>
        </w:rPr>
        <w:t xml:space="preserve">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w:t>
      </w:r>
      <w:r w:rsidRPr="000A0FE2">
        <w:rPr>
          <w:vertAlign w:val="superscript"/>
          <w:lang w:val="en-GB"/>
        </w:rPr>
        <w:t>1</w:t>
      </w:r>
      <w:r w:rsidRPr="000A0FE2">
        <w:rPr>
          <w:lang w:val="en-GB"/>
        </w:rPr>
        <w:t>H seHSQC, as will be explained below.</w:t>
      </w:r>
    </w:p>
    <w:p w14:paraId="175E701B" w14:textId="652E30F7" w:rsidR="00003B94" w:rsidRPr="000A0FE2" w:rsidRDefault="00003B94" w:rsidP="00003B94">
      <w:pPr>
        <w:pStyle w:val="P1"/>
        <w:ind w:firstLine="425"/>
        <w:rPr>
          <w:lang w:val="en-GB"/>
        </w:rPr>
      </w:pPr>
      <w:r w:rsidRPr="000A0FE2">
        <w:rPr>
          <w:lang w:val="en-GB"/>
        </w:rPr>
        <w:t>Both NOAH seHSQC modules provide clear sensitivity gains over the NOAH HSQC module for CH peaks (Figures 2b to 2d)</w:t>
      </w:r>
      <w:del w:id="12" w:author="Jonathan Yong" w:date="2021-03-08T21:11:00Z">
        <w:r w:rsidRPr="000A0FE2" w:rsidDel="00003B94">
          <w:rPr>
            <w:lang w:val="en-GB"/>
          </w:rPr>
          <w:delText>. For</w:delText>
        </w:r>
      </w:del>
      <w:ins w:id="13" w:author="Jonathan Yong" w:date="2021-03-08T21:11:00Z">
        <w:r w:rsidRPr="000A0FE2">
          <w:rPr>
            <w:lang w:val="en-GB"/>
          </w:rPr>
          <w:t>, though for</w:t>
        </w:r>
      </w:ins>
      <w:r w:rsidRPr="000A0FE2">
        <w:rPr>
          <w:lang w:val="en-GB"/>
        </w:rPr>
        <w:t xml:space="preserve"> CH</w:t>
      </w:r>
      <w:r w:rsidRPr="000A0FE2">
        <w:rPr>
          <w:vertAlign w:val="subscript"/>
          <w:lang w:val="en-GB"/>
        </w:rPr>
        <w:t>2</w:t>
      </w:r>
      <w:r w:rsidRPr="000A0FE2">
        <w:rPr>
          <w:lang w:val="en-GB"/>
        </w:rPr>
        <w:t xml:space="preserve"> and CH</w:t>
      </w:r>
      <w:r w:rsidRPr="000A0FE2">
        <w:rPr>
          <w:vertAlign w:val="subscript"/>
          <w:lang w:val="en-GB"/>
        </w:rPr>
        <w:t>3</w:t>
      </w:r>
      <w:r w:rsidRPr="000A0FE2">
        <w:rPr>
          <w:lang w:val="en-GB"/>
        </w:rPr>
        <w:t xml:space="preserve"> peaks, when the delay Δ′ is set to 1/(8·</w:t>
      </w:r>
      <w:r w:rsidRPr="000A0FE2">
        <w:rPr>
          <w:vertAlign w:val="superscript"/>
          <w:lang w:val="en-GB"/>
        </w:rPr>
        <w:t>1</w:t>
      </w:r>
      <w:r w:rsidRPr="000A0FE2">
        <w:rPr>
          <w:i/>
          <w:iCs/>
          <w:lang w:val="en-GB"/>
        </w:rPr>
        <w:t>J</w:t>
      </w:r>
      <w:r w:rsidRPr="000A0FE2">
        <w:rPr>
          <w:vertAlign w:val="subscript"/>
          <w:lang w:val="en-GB"/>
        </w:rPr>
        <w:t>CH</w:t>
      </w:r>
      <w:r w:rsidRPr="000A0FE2">
        <w:rPr>
          <w:lang w:val="en-GB"/>
        </w:rPr>
        <w:t xml:space="preserve">) </w:t>
      </w:r>
      <w:proofErr w:type="spellStart"/>
      <w:r w:rsidRPr="000A0FE2">
        <w:rPr>
          <w:lang w:val="en-GB"/>
        </w:rPr>
        <w:t>as</w:t>
      </w:r>
      <w:proofErr w:type="spellEnd"/>
      <w:r w:rsidRPr="000A0FE2">
        <w:rPr>
          <w:lang w:val="en-GB"/>
        </w:rPr>
        <w:t xml:space="preserve"> done here, the gains </w:t>
      </w:r>
      <w:del w:id="14" w:author="Jonathan Yong" w:date="2021-03-08T21:11:00Z">
        <w:r w:rsidRPr="000A0FE2" w:rsidDel="00003B94">
          <w:rPr>
            <w:lang w:val="en-GB"/>
          </w:rPr>
          <w:delText xml:space="preserve">that can be </w:delText>
        </w:r>
      </w:del>
      <w:r w:rsidRPr="000A0FE2">
        <w:rPr>
          <w:lang w:val="en-GB"/>
        </w:rPr>
        <w:t>achieved via sensitivity enhancement are more modest (the case where Δ′ = 1/(4·</w:t>
      </w:r>
      <w:r w:rsidRPr="000A0FE2">
        <w:rPr>
          <w:vertAlign w:val="superscript"/>
          <w:lang w:val="en-GB"/>
        </w:rPr>
        <w:t>1</w:t>
      </w:r>
      <w:r w:rsidRPr="000A0FE2">
        <w:rPr>
          <w:i/>
          <w:iCs/>
          <w:lang w:val="en-GB"/>
        </w:rPr>
        <w:t>J</w:t>
      </w:r>
      <w:r w:rsidRPr="000A0FE2">
        <w:rPr>
          <w:vertAlign w:val="subscript"/>
          <w:lang w:val="en-GB"/>
        </w:rPr>
        <w:t>CH</w:t>
      </w:r>
      <w:r w:rsidRPr="000A0FE2">
        <w:rPr>
          <w:lang w:val="en-GB"/>
        </w:rPr>
        <w:t>) is explored in Figure S5).</w:t>
      </w:r>
      <w:r w:rsidRPr="000A0FE2">
        <w:rPr>
          <w:vertAlign w:val="superscript"/>
          <w:lang w:val="en-GB"/>
        </w:rPr>
        <w:t>[13a]</w:t>
      </w:r>
      <w:r w:rsidRPr="000A0FE2">
        <w:rPr>
          <w:lang w:val="en-GB"/>
        </w:rPr>
        <w:t xml:space="preserve"> Furthermore, the modifications present in the NOAH seHSQC invariably make them less efficient as compared to the original CRK implementation. Consequently, in this example, 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Pr="000A0FE2">
        <w:rPr>
          <w:lang w:val="en-GB"/>
        </w:rPr>
        <w:t xml:space="preserve"> module does not provide any sensitivity enhancement for CH</w:t>
      </w:r>
      <w:r w:rsidRPr="000A0FE2">
        <w:rPr>
          <w:vertAlign w:val="subscript"/>
          <w:lang w:val="en-GB"/>
        </w:rPr>
        <w:t>2</w:t>
      </w:r>
      <w:r w:rsidRPr="000A0FE2">
        <w:rPr>
          <w:lang w:val="en-GB"/>
        </w:rPr>
        <w:t xml:space="preserve"> and CH</w:t>
      </w:r>
      <w:r w:rsidRPr="000A0FE2">
        <w:rPr>
          <w:vertAlign w:val="subscript"/>
          <w:lang w:val="en-GB"/>
        </w:rPr>
        <w:t>3</w:t>
      </w:r>
      <w:r w:rsidRPr="000A0FE2">
        <w:rPr>
          <w:lang w:val="en-GB"/>
        </w:rPr>
        <w:t xml:space="preserve"> peaks,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yields on average 1.19× increased sensitivity for CH</w:t>
      </w:r>
      <w:r w:rsidRPr="000A0FE2">
        <w:rPr>
          <w:vertAlign w:val="subscript"/>
          <w:lang w:val="en-GB"/>
        </w:rPr>
        <w:t>2</w:t>
      </w:r>
      <w:r w:rsidRPr="000A0FE2">
        <w:rPr>
          <w:lang w:val="en-GB"/>
        </w:rPr>
        <w:t xml:space="preserve"> peaks (Figure 2e). The new seHSQC modules, however, bring about dramatic improvements in the </w:t>
      </w:r>
      <w:r w:rsidRPr="000A0FE2">
        <w:rPr>
          <w:i/>
          <w:iCs/>
          <w:lang w:val="en-GB"/>
        </w:rPr>
        <w:t>homonuclear module</w:t>
      </w:r>
      <w:r w:rsidRPr="000A0FE2">
        <w:rPr>
          <w:lang w:val="en-GB"/>
        </w:rPr>
        <w:t xml:space="preserve"> which follows. In contrast to the CRK seHSQC, which largely destroys the requisite bulk magnetisation, both seHSQC modules preserve the majority of it, performing &gt;90% as well as the original HSQC module (Figure 2f). We note that the BIG-BIRD element reported by Briand and </w:t>
      </w:r>
      <w:proofErr w:type="spellStart"/>
      <w:proofErr w:type="gramStart"/>
      <w:r w:rsidRPr="000A0FE2">
        <w:rPr>
          <w:lang w:val="en-GB"/>
        </w:rPr>
        <w:t>Sørensen</w:t>
      </w:r>
      <w:proofErr w:type="spellEnd"/>
      <w:r w:rsidRPr="000A0FE2">
        <w:rPr>
          <w:lang w:val="en-GB"/>
        </w:rPr>
        <w:t>,</w:t>
      </w:r>
      <w:r w:rsidRPr="000A0FE2">
        <w:rPr>
          <w:vertAlign w:val="superscript"/>
          <w:lang w:val="en-GB"/>
        </w:rPr>
        <w:t>[</w:t>
      </w:r>
      <w:proofErr w:type="gramEnd"/>
      <w:r w:rsidRPr="000A0FE2">
        <w:rPr>
          <w:vertAlign w:val="superscript"/>
          <w:lang w:val="en-GB"/>
        </w:rPr>
        <w:t>8d]</w:t>
      </w:r>
      <w:r w:rsidRPr="000A0FE2">
        <w:rPr>
          <w:lang w:val="en-GB"/>
        </w:rPr>
        <w:t xml:space="preserve"> which independently excites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However, we find that the ZIP provides greater signal-to-noise in both the seHSQC itself as well as downstream modules (Figure S7).</w:t>
      </w:r>
    </w:p>
    <w:p w14:paraId="315864DA" w14:textId="64E0AC28" w:rsidR="00A64A58" w:rsidRPr="000A0FE2" w:rsidRDefault="00D10DEE" w:rsidP="00737FE3">
      <w:pPr>
        <w:pStyle w:val="P1"/>
        <w:ind w:firstLine="425"/>
        <w:rPr>
          <w:lang w:val="en-GB"/>
        </w:rPr>
      </w:pPr>
      <w:r w:rsidRPr="000A0FE2">
        <w:rPr>
          <w:lang w:val="en-GB"/>
        </w:rPr>
        <w:t xml:space="preserve">Multiplicity </w:t>
      </w:r>
      <w:proofErr w:type="gramStart"/>
      <w:r w:rsidRPr="000A0FE2">
        <w:rPr>
          <w:lang w:val="en-GB"/>
        </w:rPr>
        <w:t>editing</w:t>
      </w:r>
      <w:r w:rsidRPr="000A0FE2">
        <w:rPr>
          <w:vertAlign w:val="superscript"/>
          <w:lang w:val="en-GB"/>
        </w:rPr>
        <w:t>[</w:t>
      </w:r>
      <w:proofErr w:type="gramEnd"/>
      <w:r w:rsidRPr="000A0FE2">
        <w:rPr>
          <w:vertAlign w:val="superscript"/>
          <w:lang w:val="en-GB"/>
        </w:rPr>
        <w:t xml:space="preserve">15]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proofErr w:type="spellStart"/>
      <w:r w:rsidRPr="000A0FE2">
        <w:rPr>
          <w:i/>
          <w:lang w:val="en-GB"/>
        </w:rPr>
        <w:t>xy</w:t>
      </w:r>
      <w:proofErr w:type="spellEnd"/>
      <w:r w:rsidRPr="000A0FE2">
        <w:rPr>
          <w:lang w:val="en-GB"/>
        </w:rPr>
        <w:t xml:space="preserve">-plane during the editing period; the same is true of the unenhanced NOAH HSQC. In these modules, the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xml:space="preserve">) evolution, leading to a small decrease in the sensitivity of later homonuclear modules when multiplicity editing is introduced. Since homonuclear experiments typically have a greater inherent sensitivity than the (se)HSQC, this minor loss is rarely a problem, </w:t>
      </w:r>
      <w:r w:rsidRPr="000A0FE2">
        <w:rPr>
          <w:lang w:val="en-GB"/>
        </w:rPr>
        <w:t>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by around 10% in terms of preserving bulk magnetisation (Figure S9).</w:t>
      </w:r>
    </w:p>
    <w:p w14:paraId="07FC0DD5" w14:textId="4B15E9C4" w:rsidR="00D10DEE" w:rsidRPr="000A0FE2" w:rsidRDefault="00D10DEE" w:rsidP="00D10DEE">
      <w:pPr>
        <w:pStyle w:val="P1"/>
        <w:ind w:firstLine="425"/>
        <w:rPr>
          <w:lang w:val="en-GB"/>
        </w:rPr>
      </w:pPr>
      <w:r w:rsidRPr="000A0FE2">
        <w:rPr>
          <w:lang w:val="en-GB"/>
        </w:rPr>
        <w:t xml:space="preserve">The proposed seHSQC modules can be similarly implemented for </w:t>
      </w:r>
      <w:r w:rsidRPr="000A0FE2">
        <w:rPr>
          <w:vertAlign w:val="superscript"/>
          <w:lang w:val="en-GB"/>
        </w:rPr>
        <w:t>15</w:t>
      </w:r>
      <w:r w:rsidRPr="000A0FE2">
        <w:rPr>
          <w:lang w:val="en-GB"/>
        </w:rPr>
        <w:t xml:space="preserve">N experiments. Currently, in NOAH supersequences, </w:t>
      </w:r>
      <w:r w:rsidRPr="000A0FE2">
        <w:rPr>
          <w:vertAlign w:val="superscript"/>
          <w:lang w:val="en-GB"/>
        </w:rPr>
        <w:t>15</w:t>
      </w:r>
      <w:r w:rsidRPr="000A0FE2">
        <w:rPr>
          <w:lang w:val="en-GB"/>
        </w:rPr>
        <w:t>N–</w:t>
      </w:r>
      <w:r w:rsidRPr="000A0FE2">
        <w:rPr>
          <w:vertAlign w:val="superscript"/>
          <w:lang w:val="en-GB"/>
        </w:rPr>
        <w:t>1</w:t>
      </w:r>
      <w:r w:rsidRPr="000A0FE2">
        <w:rPr>
          <w:lang w:val="en-GB"/>
        </w:rPr>
        <w:t xml:space="preserve">H correlations are primarily obtained using the HMQC </w:t>
      </w:r>
      <w:proofErr w:type="gramStart"/>
      <w:r w:rsidRPr="000A0FE2">
        <w:rPr>
          <w:lang w:val="en-GB"/>
        </w:rPr>
        <w:t>module;</w:t>
      </w:r>
      <w:r w:rsidRPr="000A0FE2">
        <w:rPr>
          <w:vertAlign w:val="superscript"/>
          <w:lang w:val="en-GB"/>
        </w:rPr>
        <w:t>[</w:t>
      </w:r>
      <w:proofErr w:type="gramEnd"/>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broadened in the indirect dimension by </w:t>
      </w:r>
      <w:r w:rsidRPr="000A0FE2">
        <w:rPr>
          <w:i/>
          <w:iCs/>
          <w:lang w:val="en-GB"/>
        </w:rPr>
        <w:t>J</w:t>
      </w:r>
      <w:r w:rsidRPr="000A0FE2">
        <w:rPr>
          <w:vertAlign w:val="subscript"/>
          <w:lang w:val="en-GB"/>
        </w:rPr>
        <w:t>HH</w:t>
      </w:r>
      <w:r w:rsidRPr="000A0FE2">
        <w:rPr>
          <w:lang w:val="en-GB"/>
        </w:rPr>
        <w:t xml:space="preserve">, unlike in the </w:t>
      </w:r>
      <w:r w:rsidRPr="000A0FE2">
        <w:rPr>
          <w:vertAlign w:val="superscript"/>
          <w:lang w:val="en-GB"/>
        </w:rPr>
        <w:t>15</w:t>
      </w:r>
      <w:r w:rsidRPr="000A0FE2">
        <w:rPr>
          <w:lang w:val="en-GB"/>
        </w:rPr>
        <w:t xml:space="preserve">N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unlikely to be problematic,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7"/>
                    <a:stretch>
                      <a:fillRect/>
                    </a:stretch>
                  </pic:blipFill>
                  <pic:spPr bwMode="auto">
                    <a:xfrm>
                      <a:off x="0" y="0"/>
                      <a:ext cx="2959269" cy="1972846"/>
                    </a:xfrm>
                    <a:prstGeom prst="rect">
                      <a:avLst/>
                    </a:prstGeom>
                    <a:noFill/>
                    <a:ln>
                      <a:noFill/>
                    </a:ln>
                  </pic:spPr>
                </pic:pic>
              </a:graphicData>
            </a:graphic>
          </wp:inline>
        </w:drawing>
      </w:r>
    </w:p>
    <w:p w14:paraId="4F77F717" w14:textId="0D181522"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15</w:t>
      </w:r>
      <w:r w:rsidRPr="000A0FE2">
        <w:t>N–</w:t>
      </w:r>
      <w:r w:rsidRPr="000A0FE2">
        <w:rPr>
          <w:vertAlign w:val="superscript"/>
        </w:rPr>
        <w:t>1</w:t>
      </w:r>
      <w:r w:rsidRPr="000A0FE2">
        <w:t>H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downstream modules (see text). </w:t>
      </w:r>
      <w:r w:rsidRPr="000A0FE2">
        <w:rPr>
          <w:b/>
          <w:bCs/>
        </w:rPr>
        <w:t>(a)</w:t>
      </w:r>
      <w:r w:rsidRPr="000A0FE2">
        <w:t xml:space="preserve"> </w:t>
      </w:r>
      <w:r w:rsidRPr="000A0FE2">
        <w:rPr>
          <w:vertAlign w:val="superscript"/>
        </w:rPr>
        <w:t>15</w:t>
      </w:r>
      <w:r w:rsidRPr="000A0FE2">
        <w:t xml:space="preserve">N HMQC spectrum. </w:t>
      </w:r>
      <w:r w:rsidRPr="000A0FE2">
        <w:rPr>
          <w:b/>
          <w:bCs/>
        </w:rPr>
        <w:t>(b)</w:t>
      </w:r>
      <w:r w:rsidRPr="000A0FE2">
        <w:t xml:space="preserve"> </w:t>
      </w:r>
      <w:r w:rsidRPr="000A0FE2">
        <w:rPr>
          <w:vertAlign w:val="superscript"/>
        </w:rPr>
        <w:t>15</w:t>
      </w:r>
      <w:r w:rsidRPr="000A0FE2">
        <w:t xml:space="preserve">N seHSQC spectrum. </w:t>
      </w:r>
      <w:r w:rsidRPr="000A0FE2">
        <w:rPr>
          <w:b/>
          <w:bCs/>
        </w:rPr>
        <w:t>(c)</w:t>
      </w:r>
      <w:r w:rsidRPr="000A0FE2">
        <w:t xml:space="preserve"> 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Signal-to-noise improvements relative to the HMQC spectrum are indicated over 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ins w:id="15" w:author="Jonathan Yong" w:date="2021-03-09T10:41:00Z">
        <w:r w:rsidR="00AB3190" w:rsidRPr="000A0FE2">
          <w:t>(a cyclic decapeptide; (Val–</w:t>
        </w:r>
        <w:proofErr w:type="spellStart"/>
        <w:r w:rsidR="00AB3190" w:rsidRPr="000A0FE2">
          <w:t>Orn</w:t>
        </w:r>
        <w:proofErr w:type="spellEnd"/>
        <w:r w:rsidR="00AB3190" w:rsidRPr="000A0FE2">
          <w:t>–Leu–</w:t>
        </w:r>
        <w:r w:rsidR="00AB3190" w:rsidRPr="000A0FE2">
          <w:rPr>
            <w:smallCaps/>
          </w:rPr>
          <w:t>d</w:t>
        </w:r>
        <w:r w:rsidR="00AB3190" w:rsidRPr="000A0FE2">
          <w:t>-</w:t>
        </w:r>
        <w:proofErr w:type="spellStart"/>
        <w:r w:rsidR="00AB3190" w:rsidRPr="000A0FE2">
          <w:t>Phe</w:t>
        </w:r>
        <w:proofErr w:type="spellEnd"/>
        <w:r w:rsidR="00AB3190" w:rsidRPr="000A0FE2">
          <w:t>–Pro)</w:t>
        </w:r>
        <w:r w:rsidR="00AB3190" w:rsidRPr="000A0FE2">
          <w:rPr>
            <w:vertAlign w:val="subscript"/>
          </w:rPr>
          <w:t>2</w:t>
        </w:r>
        <w:r w:rsidR="00AB3190" w:rsidRPr="000A0FE2">
          <w:t xml:space="preserve">) </w:t>
        </w:r>
      </w:ins>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also provide sensitivity gains versus the HMQC, they both come with other drawbacks. As previously discussed, these two modules place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in the </w:t>
      </w:r>
      <w:proofErr w:type="spellStart"/>
      <w:r w:rsidRPr="000A0FE2">
        <w:rPr>
          <w:i/>
          <w:iCs/>
          <w:lang w:val="en-GB"/>
        </w:rPr>
        <w:t>xy</w:t>
      </w:r>
      <w:proofErr w:type="spellEnd"/>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w:t>
      </w:r>
      <w:r w:rsidRPr="000A0FE2">
        <w:rPr>
          <w:lang w:val="en-GB"/>
        </w:rPr>
        <w:lastRenderedPageBreak/>
        <w:t xml:space="preserve">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w:t>
      </w:r>
      <w:proofErr w:type="spellStart"/>
      <w:r w:rsidRPr="000A0FE2">
        <w:rPr>
          <w:lang w:val="en-GB"/>
        </w:rPr>
        <w:t>crosspeaks</w:t>
      </w:r>
      <w:proofErr w:type="spellEnd"/>
      <w:r w:rsidRPr="000A0FE2">
        <w:rPr>
          <w:lang w:val="en-GB"/>
        </w:rPr>
        <w:t xml:space="preserve">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w:t>
      </w:r>
      <w:proofErr w:type="spellStart"/>
      <w:r w:rsidRPr="000A0FE2">
        <w:rPr>
          <w:lang w:val="en-GB"/>
        </w:rPr>
        <w:t>dephases</w:t>
      </w:r>
      <w:proofErr w:type="spellEnd"/>
      <w:r w:rsidRPr="000A0FE2">
        <w:rPr>
          <w:lang w:val="en-GB"/>
        </w:rPr>
        <w:t xml:space="preserve">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w:t>
      </w:r>
      <w:proofErr w:type="spellStart"/>
      <w:r w:rsidRPr="000A0FE2">
        <w:rPr>
          <w:lang w:val="en-GB"/>
        </w:rPr>
        <w:t>ms</w:t>
      </w:r>
      <w:proofErr w:type="spellEnd"/>
      <w:r w:rsidRPr="000A0FE2">
        <w:rPr>
          <w:lang w:val="en-GB"/>
        </w:rPr>
        <w:t>, in order to provide more effective dephasing. In practice, we find that gradient durations of 2 to 2</w:t>
      </w:r>
      <w:r w:rsidRPr="000A0FE2">
        <w:rPr>
          <w:i/>
          <w:lang w:val="en-GB"/>
        </w:rPr>
        <w:t>.</w:t>
      </w:r>
      <w:r w:rsidRPr="000A0FE2">
        <w:rPr>
          <w:lang w:val="en-GB"/>
        </w:rPr>
        <w:t>5 </w:t>
      </w:r>
      <w:proofErr w:type="spellStart"/>
      <w:r w:rsidRPr="000A0FE2">
        <w:rPr>
          <w:lang w:val="en-GB"/>
        </w:rPr>
        <w:t>ms</w:t>
      </w:r>
      <w:proofErr w:type="spellEnd"/>
      <w:r w:rsidRPr="000A0FE2">
        <w:rPr>
          <w:lang w:val="en-GB"/>
        </w:rPr>
        <w:t xml:space="preserve"> provide excellent artefact suppression whilst not causing any appreciable difference in the intensity of the desired </w:t>
      </w:r>
      <w:proofErr w:type="spellStart"/>
      <w:r w:rsidRPr="000A0FE2">
        <w:rPr>
          <w:lang w:val="en-GB"/>
        </w:rPr>
        <w:t>crosspeaks</w:t>
      </w:r>
      <w:proofErr w:type="spellEnd"/>
      <w:r w:rsidRPr="000A0FE2">
        <w:rPr>
          <w:lang w:val="en-GB"/>
        </w:rPr>
        <w:t xml:space="preserve">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proofErr w:type="spellStart"/>
      <w:r w:rsidRPr="000A0FE2">
        <w:rPr>
          <w:i/>
          <w:lang w:val="en-GB"/>
        </w:rPr>
        <w:t>γ</w:t>
      </w:r>
      <w:r w:rsidRPr="000A0FE2">
        <w:rPr>
          <w:vertAlign w:val="subscript"/>
          <w:lang w:val="en-GB"/>
        </w:rPr>
        <w:t>C</w:t>
      </w:r>
      <w:proofErr w:type="spellEnd"/>
      <w:r w:rsidRPr="000A0FE2">
        <w:rPr>
          <w:i/>
          <w:lang w:val="en-GB"/>
        </w:rPr>
        <w:t>/</w:t>
      </w:r>
      <w:proofErr w:type="spellStart"/>
      <w:r w:rsidRPr="000A0FE2">
        <w:rPr>
          <w:i/>
          <w:lang w:val="en-GB"/>
        </w:rPr>
        <w:t>γ</w:t>
      </w:r>
      <w:r w:rsidRPr="000A0FE2">
        <w:rPr>
          <w:vertAlign w:val="subscript"/>
          <w:lang w:val="en-GB"/>
        </w:rPr>
        <w:t>N</w:t>
      </w:r>
      <w:proofErr w:type="spellEnd"/>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731003BC" w14:textId="36367DE7" w:rsidR="00BF034B" w:rsidRPr="000A0FE2" w:rsidRDefault="00BF034B" w:rsidP="00BF034B">
      <w:pPr>
        <w:pStyle w:val="P1"/>
        <w:ind w:firstLine="425"/>
        <w:rPr>
          <w:lang w:val="en-GB"/>
        </w:rPr>
      </w:pPr>
      <w:r w:rsidRPr="00BB2E19">
        <w:rPr>
          <w:color w:val="FF0000"/>
          <w:lang w:val="en-GB"/>
        </w:rPr>
        <w:t xml:space="preserve">In scenarios where high resolution in the </w:t>
      </w:r>
      <w:r w:rsidRPr="00BB2E19">
        <w:rPr>
          <w:color w:val="FF0000"/>
          <w:vertAlign w:val="superscript"/>
          <w:lang w:val="en-GB"/>
        </w:rPr>
        <w:t>15</w:t>
      </w:r>
      <w:r w:rsidRPr="00BB2E19">
        <w:rPr>
          <w:color w:val="FF0000"/>
          <w:lang w:val="en-GB"/>
        </w:rPr>
        <w:t xml:space="preserve">N dimension is not required, it can prove useful to reduce the number of </w:t>
      </w:r>
      <w:r w:rsidRPr="00BB2E19">
        <w:rPr>
          <w:i/>
          <w:iCs/>
          <w:color w:val="FF0000"/>
          <w:lang w:val="en-GB"/>
        </w:rPr>
        <w:t>t</w:t>
      </w:r>
      <w:r w:rsidRPr="00BB2E19">
        <w:rPr>
          <w:color w:val="FF0000"/>
          <w:vertAlign w:val="subscript"/>
          <w:lang w:val="en-GB"/>
        </w:rPr>
        <w:t>1</w:t>
      </w:r>
      <w:r w:rsidRPr="00BB2E19">
        <w:rPr>
          <w:color w:val="FF0000"/>
          <w:lang w:val="en-GB"/>
        </w:rPr>
        <w:t xml:space="preserve"> increments and in its place increase the number of transients </w:t>
      </w:r>
      <w:proofErr w:type="gramStart"/>
      <w:r w:rsidRPr="00BB2E19">
        <w:rPr>
          <w:color w:val="FF0000"/>
          <w:lang w:val="en-GB"/>
        </w:rPr>
        <w:t>acquired.</w:t>
      </w:r>
      <w:r w:rsidRPr="00BB2E19">
        <w:rPr>
          <w:color w:val="FF0000"/>
          <w:vertAlign w:val="superscript"/>
          <w:lang w:val="en-GB"/>
        </w:rPr>
        <w:t>[</w:t>
      </w:r>
      <w:proofErr w:type="gramEnd"/>
      <w:r w:rsidRPr="00BB2E19">
        <w:rPr>
          <w:color w:val="FF0000"/>
          <w:vertAlign w:val="superscript"/>
          <w:lang w:val="en-GB"/>
        </w:rPr>
        <w:t>3d,3e]</w:t>
      </w:r>
      <w:r w:rsidRPr="00BB2E19">
        <w:rPr>
          <w:color w:val="FF0000"/>
          <w:lang w:val="en-GB"/>
        </w:rPr>
        <w:t xml:space="preserve"> In new versions of the NOAH pulse programmes (including those provided in the Supporting Information), this feature can be enabled by specifying a factor </w:t>
      </w:r>
      <w:r w:rsidRPr="00BB2E19">
        <w:rPr>
          <w:i/>
          <w:iCs/>
          <w:color w:val="FF0000"/>
          <w:lang w:val="en-GB"/>
        </w:rPr>
        <w:t>k</w:t>
      </w:r>
      <w:r w:rsidRPr="00BB2E19">
        <w:rPr>
          <w:color w:val="FF0000"/>
          <w:lang w:val="en-GB"/>
        </w:rPr>
        <w:t xml:space="preserve"> by which to perform this scaling. Note that the scaling is only applied to the </w:t>
      </w:r>
      <w:r w:rsidRPr="00BB2E19">
        <w:rPr>
          <w:color w:val="FF0000"/>
          <w:vertAlign w:val="superscript"/>
          <w:lang w:val="en-GB"/>
        </w:rPr>
        <w:t>15</w:t>
      </w:r>
      <w:r w:rsidRPr="00BB2E19">
        <w:rPr>
          <w:color w:val="FF0000"/>
          <w:lang w:val="en-GB"/>
        </w:rPr>
        <w:t xml:space="preserve">N module; all other modules are left untouched. In our hands, setting </w:t>
      </w:r>
      <w:r w:rsidRPr="00BB2E19">
        <w:rPr>
          <w:i/>
          <w:iCs/>
          <w:color w:val="FF0000"/>
          <w:lang w:val="en-GB"/>
        </w:rPr>
        <w:t>k</w:t>
      </w:r>
      <w:r w:rsidRPr="00BB2E19">
        <w:rPr>
          <w:color w:val="FF0000"/>
          <w:lang w:val="en-GB"/>
        </w:rPr>
        <w:t xml:space="preserve"> = 2 or 4 for the original </w:t>
      </w:r>
      <w:r w:rsidRPr="00BB2E19">
        <w:rPr>
          <w:color w:val="FF0000"/>
          <w:vertAlign w:val="superscript"/>
          <w:lang w:val="en-GB"/>
        </w:rPr>
        <w:t>15</w:t>
      </w:r>
      <w:r w:rsidRPr="00BB2E19">
        <w:rPr>
          <w:color w:val="FF0000"/>
          <w:lang w:val="en-GB"/>
        </w:rPr>
        <w:t xml:space="preserve">N HMQC can lead to significant sensitivity gains of up to ~2×, since </w:t>
      </w:r>
      <w:r w:rsidRPr="00BB2E19">
        <w:rPr>
          <w:i/>
          <w:iCs/>
          <w:color w:val="FF0000"/>
          <w:lang w:val="en-GB"/>
        </w:rPr>
        <w:t>J</w:t>
      </w:r>
      <w:r w:rsidRPr="00BB2E19">
        <w:rPr>
          <w:color w:val="FF0000"/>
          <w:vertAlign w:val="subscript"/>
          <w:lang w:val="en-GB"/>
        </w:rPr>
        <w:t>HH</w:t>
      </w:r>
      <w:r w:rsidRPr="00BB2E19">
        <w:rPr>
          <w:color w:val="FF0000"/>
          <w:lang w:val="en-GB"/>
        </w:rPr>
        <w:t xml:space="preserve"> splitting in the indirect dimension tends not to be resolved (Figure S1</w:t>
      </w:r>
      <w:r w:rsidR="00BB2E19" w:rsidRPr="00BB2E19">
        <w:rPr>
          <w:color w:val="FF0000"/>
          <w:lang w:val="en-GB"/>
        </w:rPr>
        <w:t>4</w:t>
      </w:r>
      <w:r w:rsidRPr="00BB2E19">
        <w:rPr>
          <w:color w:val="FF0000"/>
          <w:lang w:val="en-GB"/>
        </w:rPr>
        <w:t xml:space="preserve">). This point is not relevant to the seHSQC, and here </w:t>
      </w:r>
      <w:r w:rsidRPr="00BB2E19">
        <w:rPr>
          <w:i/>
          <w:iCs/>
          <w:color w:val="FF0000"/>
          <w:lang w:val="en-GB"/>
        </w:rPr>
        <w:t>k</w:t>
      </w:r>
      <w:r w:rsidRPr="00BB2E19">
        <w:rPr>
          <w:color w:val="FF0000"/>
          <w:lang w:val="en-GB"/>
        </w:rPr>
        <w:t>-scaling employed in isolation has only a tiny effect on peak height (and signal-to-noise), since any sensitivity gained from the extra transients is typically offset by the broadening (Figure S1</w:t>
      </w:r>
      <w:r w:rsidR="00BB2E19" w:rsidRPr="00BB2E19">
        <w:rPr>
          <w:color w:val="FF0000"/>
          <w:lang w:val="en-GB"/>
        </w:rPr>
        <w:t>5</w:t>
      </w:r>
      <w:r w:rsidRPr="00BB2E19">
        <w:rPr>
          <w:color w:val="FF0000"/>
          <w:lang w:val="en-GB"/>
        </w:rPr>
        <w:t xml:space="preserve">). However, the later </w:t>
      </w:r>
      <w:r w:rsidRPr="00BB2E19">
        <w:rPr>
          <w:i/>
          <w:iCs/>
          <w:color w:val="FF0000"/>
          <w:lang w:val="en-GB"/>
        </w:rPr>
        <w:t>t</w:t>
      </w:r>
      <w:r w:rsidRPr="00BB2E19">
        <w:rPr>
          <w:color w:val="FF0000"/>
          <w:vertAlign w:val="subscript"/>
          <w:lang w:val="en-GB"/>
        </w:rPr>
        <w:t>1</w:t>
      </w:r>
      <w:r w:rsidRPr="00BB2E19">
        <w:rPr>
          <w:color w:val="FF0000"/>
          <w:lang w:val="en-GB"/>
        </w:rPr>
        <w:t xml:space="preserve"> increments which were not acquired can be reconstructed using linear </w:t>
      </w:r>
      <w:proofErr w:type="gramStart"/>
      <w:r w:rsidRPr="00BB2E19">
        <w:rPr>
          <w:color w:val="FF0000"/>
          <w:lang w:val="en-GB"/>
        </w:rPr>
        <w:t>projection</w:t>
      </w:r>
      <w:r w:rsidRPr="00BB2E19">
        <w:rPr>
          <w:color w:val="FF0000"/>
          <w:vertAlign w:val="superscript"/>
          <w:lang w:val="en-GB"/>
        </w:rPr>
        <w:t>[</w:t>
      </w:r>
      <w:proofErr w:type="gramEnd"/>
      <w:r w:rsidRPr="00BB2E19">
        <w:rPr>
          <w:color w:val="FF0000"/>
          <w:vertAlign w:val="superscript"/>
          <w:lang w:val="en-GB"/>
        </w:rPr>
        <w:t>16]</w:t>
      </w:r>
      <w:r w:rsidRPr="00BB2E19">
        <w:rPr>
          <w:color w:val="FF0000"/>
          <w:lang w:val="en-GB"/>
        </w:rPr>
        <w:t xml:space="preserve"> to mitigate this line broadening. The resulting spectra display sensitivity gains of up to a factor of </w:t>
      </w:r>
      <w:r w:rsidRPr="00BB2E19">
        <w:rPr>
          <w:i/>
          <w:iCs/>
          <w:color w:val="FF0000"/>
          <w:lang w:val="en-GB"/>
        </w:rPr>
        <w:t>k</w:t>
      </w:r>
      <w:r w:rsidRPr="00BB2E19">
        <w:rPr>
          <w:color w:val="FF0000"/>
          <w:lang w:val="en-GB"/>
        </w:rPr>
        <w:t xml:space="preserve">, although the fidelity of the reconstruction can suffer for large </w:t>
      </w:r>
      <w:r w:rsidRPr="00BB2E19">
        <w:rPr>
          <w:i/>
          <w:iCs/>
          <w:color w:val="FF0000"/>
          <w:lang w:val="en-GB"/>
        </w:rPr>
        <w:t>k</w:t>
      </w:r>
      <w:r w:rsidRPr="00BB2E19">
        <w:rPr>
          <w:color w:val="FF0000"/>
          <w:lang w:val="en-GB"/>
        </w:rPr>
        <w:t>, particularly with the HMQC (Figures S1</w:t>
      </w:r>
      <w:r w:rsidR="00BB2E19" w:rsidRPr="00BB2E19">
        <w:rPr>
          <w:color w:val="FF0000"/>
          <w:lang w:val="en-GB"/>
        </w:rPr>
        <w:t>7</w:t>
      </w:r>
      <w:r w:rsidRPr="00BB2E19">
        <w:rPr>
          <w:color w:val="FF0000"/>
          <w:lang w:val="en-GB"/>
        </w:rPr>
        <w:t xml:space="preserve"> and S1</w:t>
      </w:r>
      <w:r w:rsidR="00BB2E19" w:rsidRPr="00BB2E19">
        <w:rPr>
          <w:color w:val="FF0000"/>
          <w:lang w:val="en-GB"/>
        </w:rPr>
        <w:t>8</w:t>
      </w:r>
      <w:r w:rsidRPr="00BB2E19">
        <w:rPr>
          <w:color w:val="FF0000"/>
          <w:lang w:val="en-GB"/>
        </w:rPr>
        <w:t>).</w:t>
      </w:r>
    </w:p>
    <w:p w14:paraId="6CDCA314" w14:textId="73B1E401" w:rsidR="00FC1F56" w:rsidRPr="000A0FE2" w:rsidRDefault="00FC1F56" w:rsidP="00FC1F56">
      <w:pPr>
        <w:pStyle w:val="P1"/>
        <w:ind w:firstLine="425"/>
        <w:rPr>
          <w:lang w:val="en-GB"/>
        </w:rPr>
      </w:pPr>
      <w:r w:rsidRPr="000A0FE2">
        <w:rPr>
          <w:lang w:val="en-GB"/>
        </w:rPr>
        <w:t xml:space="preserve">Next, we note that the HSQC module (though not the new seHSQC modules) allows an arbitrary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excited, with the remainder returned to +</w:t>
      </w:r>
      <w:r w:rsidRPr="000A0FE2">
        <w:rPr>
          <w:i/>
          <w:lang w:val="en-GB"/>
        </w:rPr>
        <w:t>z</w:t>
      </w:r>
      <w:r w:rsidRPr="000A0FE2">
        <w:rPr>
          <w:lang w:val="en-GB"/>
        </w:rPr>
        <w:t>.</w:t>
      </w:r>
      <w:r w:rsidRPr="000A0FE2">
        <w:rPr>
          <w:vertAlign w:val="superscript"/>
          <w:lang w:val="en-GB"/>
        </w:rPr>
        <w:t xml:space="preserve">[1b,1d,1e,1f] </w:t>
      </w:r>
      <w:r w:rsidRPr="000A0FE2">
        <w:rPr>
          <w:lang w:val="en-GB"/>
        </w:rPr>
        <w:t xml:space="preserve">In order to excite a proportion </w:t>
      </w:r>
      <w:r w:rsidRPr="000A0FE2">
        <w:rPr>
          <w:i/>
          <w:lang w:val="en-GB"/>
        </w:rPr>
        <w:t xml:space="preserve">f </w:t>
      </w:r>
      <w:r w:rsidRPr="000A0FE2">
        <w:rPr>
          <w:lang w:val="en-GB"/>
        </w:rPr>
        <w:t xml:space="preserve">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(0 </w:t>
      </w:r>
      <w:r w:rsidRPr="000A0FE2">
        <w:rPr>
          <w:i/>
          <w:lang w:val="en-GB"/>
        </w:rPr>
        <w:t>&lt; f </w:t>
      </w:r>
      <w:r w:rsidRPr="000A0FE2">
        <w:rPr>
          <w:lang w:val="en-GB"/>
        </w:rPr>
        <w:t>≤ 1), the initial INEPT delay must be shortened by a factor of sin</w:t>
      </w:r>
      <w:r w:rsidRPr="000A0FE2">
        <w:rPr>
          <w:vertAlign w:val="superscript"/>
          <w:lang w:val="en-GB"/>
        </w:rPr>
        <w:t>−1</w:t>
      </w:r>
      <w:r w:rsidRPr="000A0FE2">
        <w:rPr>
          <w:i/>
          <w:lang w:val="en-GB"/>
        </w:rPr>
        <w:t xml:space="preserve"> f </w:t>
      </w:r>
      <w:r w:rsidRPr="000A0FE2">
        <w:rPr>
          <w:lang w:val="en-GB"/>
        </w:rPr>
        <w:t>(Figure 4a). The remaining (1 − </w:t>
      </w:r>
      <w:r w:rsidRPr="000A0FE2">
        <w:rPr>
          <w:i/>
          <w:lang w:val="en-GB"/>
        </w:rPr>
        <w:t>f</w:t>
      </w:r>
      <w:r w:rsidRPr="000A0FE2">
        <w:rPr>
          <w:lang w:val="en-GB"/>
        </w:rPr>
        <w:t xml:space="preserve">) of the magnetisation, plus any that relaxes during the HSQC FID, can then be used for a </w:t>
      </w:r>
      <w:r w:rsidRPr="000A0FE2">
        <w:rPr>
          <w:i/>
          <w:lang w:val="en-GB"/>
        </w:rPr>
        <w:t xml:space="preserve">second </w:t>
      </w:r>
      <w:r w:rsidRPr="000A0FE2">
        <w:rPr>
          <w:lang w:val="en-GB"/>
        </w:rPr>
        <w:t xml:space="preserve">HSQC-based module in the same supersequence. Such a scheme proves to be useful for simultaneously collecting </w:t>
      </w:r>
      <w:r w:rsidRPr="000A0FE2">
        <w:rPr>
          <w:vertAlign w:val="superscript"/>
          <w:lang w:val="en-GB"/>
        </w:rPr>
        <w:t>13</w:t>
      </w:r>
      <w:r w:rsidRPr="000A0FE2">
        <w:rPr>
          <w:lang w:val="en-GB"/>
        </w:rPr>
        <w:t>C-decoupled and coupled HSQC spectra, or HSQC spectra with different spectral widths. This has previously been accomplished in a multi-FID acquisition (MFA) scheme by keeping the two CTPs in the CRK seHSQC separate, with the cosine- and sine-modulated CTPs each contributing to one spectrum.</w:t>
      </w:r>
      <w:r w:rsidRPr="000A0FE2">
        <w:rPr>
          <w:vertAlign w:val="superscript"/>
          <w:lang w:val="en-GB"/>
        </w:rPr>
        <w:t xml:space="preserve">[17] </w:t>
      </w:r>
      <w:r w:rsidRPr="000A0FE2">
        <w:rPr>
          <w:lang w:val="en-GB"/>
        </w:rPr>
        <w:t xml:space="preserve">With the present NOAH strategy, for values </w:t>
      </w:r>
      <w:proofErr w:type="spellStart"/>
      <w:r w:rsidRPr="000A0FE2">
        <w:rPr>
          <w:lang w:val="en-GB"/>
        </w:rPr>
        <w:t xml:space="preserve">of </w:t>
      </w:r>
      <w:r w:rsidRPr="000A0FE2">
        <w:rPr>
          <w:i/>
          <w:lang w:val="en-GB"/>
        </w:rPr>
        <w:t>f</w:t>
      </w:r>
      <w:proofErr w:type="spellEnd"/>
      <w:r w:rsidRPr="000A0FE2">
        <w:rPr>
          <w:i/>
          <w:lang w:val="en-GB"/>
        </w:rPr>
        <w:t xml:space="preserve"> </w:t>
      </w:r>
      <w:r w:rsidRPr="000A0FE2">
        <w:rPr>
          <w:lang w:val="en-GB"/>
        </w:rPr>
        <w:t xml:space="preserve">that are close to 1, the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regained through relaxation can </w:t>
      </w:r>
      <w:r w:rsidRPr="000A0FE2">
        <w:rPr>
          <w:lang w:val="en-GB"/>
        </w:rPr>
        <w:t xml:space="preserve">reach almost 50%. Consequently, by setting </w:t>
      </w:r>
      <w:r w:rsidRPr="000A0FE2">
        <w:rPr>
          <w:i/>
          <w:lang w:val="en-GB"/>
        </w:rPr>
        <w:t>f </w:t>
      </w:r>
      <w:r w:rsidRPr="000A0FE2">
        <w:rPr>
          <w:lang w:val="en-GB"/>
        </w:rPr>
        <w:t>≈ 0</w:t>
      </w:r>
      <w:r w:rsidRPr="000A0FE2">
        <w:rPr>
          <w:i/>
          <w:lang w:val="en-GB"/>
        </w:rPr>
        <w:t>.</w:t>
      </w:r>
      <w:r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(Figure S</w:t>
      </w:r>
      <w:r w:rsidR="00BB2E19">
        <w:rPr>
          <w:lang w:val="en-GB"/>
        </w:rPr>
        <w:t>18</w:t>
      </w:r>
      <w:r w:rsidRPr="000A0FE2">
        <w:rPr>
          <w:lang w:val="en-GB"/>
        </w:rPr>
        <w:t>).</w:t>
      </w:r>
    </w:p>
    <w:p w14:paraId="6769386A" w14:textId="4CD5B0C5" w:rsidR="00FC1F56" w:rsidRPr="000A0FE2" w:rsidRDefault="00256A31" w:rsidP="00FC1F56">
      <w:pPr>
        <w:spacing w:before="360"/>
        <w:rPr>
          <w:rFonts w:ascii="Arial" w:hAnsi="Arial" w:cs="Arial"/>
          <w:color w:val="FF0000"/>
          <w:sz w:val="14"/>
          <w:szCs w:val="16"/>
        </w:rPr>
      </w:pPr>
      <w:r w:rsidRPr="000A0FE2">
        <w:rPr>
          <w:rFonts w:ascii="Arial" w:hAnsi="Arial" w:cs="Arial"/>
          <w:noProof/>
          <w:color w:val="FF0000"/>
          <w:sz w:val="14"/>
          <w:szCs w:val="16"/>
        </w:rPr>
        <w:drawing>
          <wp:inline distT="0" distB="0" distL="0" distR="0" wp14:anchorId="66AB1872" wp14:editId="36FDF424">
            <wp:extent cx="3092745" cy="2273299"/>
            <wp:effectExtent l="0" t="0" r="0" b="635"/>
            <wp:docPr id="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a:picLocks/>
                    </pic:cNvPicPr>
                  </pic:nvPicPr>
                  <pic:blipFill>
                    <a:blip r:embed="rId18"/>
                    <a:stretch>
                      <a:fillRect/>
                    </a:stretch>
                  </pic:blipFill>
                  <pic:spPr bwMode="auto">
                    <a:xfrm>
                      <a:off x="0" y="0"/>
                      <a:ext cx="3092745" cy="2273299"/>
                    </a:xfrm>
                    <a:prstGeom prst="rect">
                      <a:avLst/>
                    </a:prstGeom>
                    <a:noFill/>
                    <a:ln>
                      <a:noFill/>
                    </a:ln>
                  </pic:spPr>
                </pic:pic>
              </a:graphicData>
            </a:graphic>
          </wp:inline>
        </w:drawing>
      </w:r>
    </w:p>
    <w:p w14:paraId="4AA627FA" w14:textId="36BE662C"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w:t>
      </w:r>
      <w:proofErr w:type="gramStart"/>
      <w:r w:rsidRPr="000A0FE2">
        <w:t>TOCSY.</w:t>
      </w:r>
      <w:r w:rsidRPr="000A0FE2">
        <w:rPr>
          <w:vertAlign w:val="superscript"/>
        </w:rPr>
        <w:t>[</w:t>
      </w:r>
      <w:proofErr w:type="gramEnd"/>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w:t>
      </w:r>
      <w:proofErr w:type="spellStart"/>
      <w:r w:rsidRPr="000A0FE2">
        <w:t>ms</w:t>
      </w:r>
      <w:proofErr w:type="spellEnd"/>
      <w:r w:rsidRPr="000A0FE2">
        <w:t xml:space="preserve"> long, and are set to 19% of the maximum gradient amplitude.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bulk </w:t>
      </w:r>
      <w:r w:rsidRPr="000A0FE2">
        <w:rPr>
          <w:vertAlign w:val="superscript"/>
        </w:rPr>
        <w:t>1</w:t>
      </w:r>
      <w:proofErr w:type="gramStart"/>
      <w:r w:rsidRPr="000A0FE2">
        <w:t>H</w:t>
      </w:r>
      <w:r w:rsidRPr="000A0FE2">
        <w:rPr>
          <w:vertAlign w:val="superscript"/>
        </w:rPr>
        <w:t>!C</w:t>
      </w:r>
      <w:proofErr w:type="gramEnd"/>
      <w:r w:rsidRPr="000A0FE2">
        <w:t xml:space="preserve"> magnetisation is retained for one or more homonuclear modules at the end. All other symbols have the same meanings as in Figure 1.</w:t>
      </w:r>
    </w:p>
    <w:p w14:paraId="13174B36" w14:textId="693676FA" w:rsidR="00E335C9" w:rsidRPr="000A0FE2" w:rsidRDefault="00FC1F56" w:rsidP="00E335C9">
      <w:pPr>
        <w:pStyle w:val="P1"/>
        <w:ind w:firstLine="425"/>
        <w:rPr>
          <w:lang w:val="en-GB"/>
        </w:rPr>
      </w:pPr>
      <w:r w:rsidRPr="000A0FE2">
        <w:rPr>
          <w:lang w:val="en-GB"/>
        </w:rPr>
        <w:t>By adding a period of isotropic mixing prior to detection, the NOAH HSQC module may be converted to a HSQC-TOCSY module (denoted by “S</w:t>
      </w:r>
      <w:r w:rsidRPr="000A0FE2">
        <w:rPr>
          <w:vertAlign w:val="superscript"/>
          <w:lang w:val="en-GB"/>
        </w:rPr>
        <w:t>T</w:t>
      </w:r>
      <w:r w:rsidRPr="000A0FE2">
        <w:rPr>
          <w:lang w:val="en-GB"/>
        </w:rPr>
        <w:t>”, Figure 4b). This is similar to the previously reported ASAP-HSQC-</w:t>
      </w:r>
      <w:proofErr w:type="gramStart"/>
      <w:r w:rsidRPr="000A0FE2">
        <w:rPr>
          <w:lang w:val="en-GB"/>
        </w:rPr>
        <w:t>TOCSY,</w:t>
      </w:r>
      <w:r w:rsidRPr="000A0FE2">
        <w:rPr>
          <w:vertAlign w:val="superscript"/>
          <w:lang w:val="en-GB"/>
        </w:rPr>
        <w:t>[</w:t>
      </w:r>
      <w:proofErr w:type="gramEnd"/>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w:t>
      </w:r>
      <w:proofErr w:type="gramStart"/>
      <w:r w:rsidRPr="000A0FE2">
        <w:rPr>
          <w:lang w:val="en-GB"/>
        </w:rPr>
        <w:t>experiment,</w:t>
      </w:r>
      <w:r w:rsidRPr="000A0FE2">
        <w:rPr>
          <w:vertAlign w:val="superscript"/>
          <w:lang w:val="en-GB"/>
        </w:rPr>
        <w:t>[</w:t>
      </w:r>
      <w:proofErr w:type="gramEnd"/>
      <w:r w:rsidRPr="000A0FE2">
        <w:rPr>
          <w:vertAlign w:val="superscript"/>
          <w:lang w:val="en-GB"/>
        </w:rPr>
        <w:t>17a]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w:t>
      </w:r>
      <w:proofErr w:type="spellStart"/>
      <w:r w:rsidRPr="000A0FE2">
        <w:rPr>
          <w:lang w:val="en-GB"/>
        </w:rPr>
        <w:t>dephases</w:t>
      </w:r>
      <w:proofErr w:type="spellEnd"/>
      <w:r w:rsidRPr="000A0FE2">
        <w:rPr>
          <w:lang w:val="en-GB"/>
        </w:rPr>
        <w:t xml:space="preserve">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w:t>
      </w:r>
      <w:proofErr w:type="spellStart"/>
      <w:r w:rsidRPr="000A0FE2">
        <w:rPr>
          <w:lang w:val="en-GB"/>
        </w:rPr>
        <w:t>crosspeaks</w:t>
      </w:r>
      <w:proofErr w:type="spellEnd"/>
      <w:r w:rsidRPr="000A0FE2">
        <w:rPr>
          <w:lang w:val="en-GB"/>
        </w:rPr>
        <w:t xml:space="preserve"> being lost unexpectedly. Lastly, the sensitivity 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polarisation transfer (Figure S1</w:t>
      </w:r>
      <w:r w:rsidR="00BB2E19">
        <w:rPr>
          <w:lang w:val="en-GB"/>
        </w:rPr>
        <w:t>9</w:t>
      </w:r>
      <w:r w:rsidRPr="000A0FE2">
        <w:rPr>
          <w:lang w:val="en-GB"/>
        </w:rPr>
        <w:t xml:space="preserve">). Alternatively, the </w:t>
      </w:r>
      <w:r w:rsidRPr="000A0FE2">
        <w:rPr>
          <w:lang w:val="en-GB"/>
        </w:rPr>
        <w:lastRenderedPageBreak/>
        <w:t xml:space="preserve">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 xml:space="preserve">[14] </w:t>
      </w:r>
      <w:r w:rsidRPr="000A0FE2">
        <w:rPr>
          <w:lang w:val="en-GB"/>
        </w:rPr>
        <w:t xml:space="preserve">The sole drawback of the seHSQC-TOCSY is that 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any magnetisation for HSQC modules that follow it (Figure S</w:t>
      </w:r>
      <w:r w:rsidR="00BB2E19">
        <w:rPr>
          <w:lang w:val="en-GB"/>
        </w:rPr>
        <w:t>20</w:t>
      </w:r>
      <w:r w:rsidRPr="000A0FE2">
        <w:rPr>
          <w:lang w:val="en-GB"/>
        </w:rPr>
        <w:t>)</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9"/>
                    <a:stretch>
                      <a:fillRect/>
                    </a:stretch>
                  </pic:blipFill>
                  <pic:spPr bwMode="auto">
                    <a:xfrm>
                      <a:off x="0" y="0"/>
                      <a:ext cx="2423273" cy="2260599"/>
                    </a:xfrm>
                    <a:prstGeom prst="rect">
                      <a:avLst/>
                    </a:prstGeom>
                    <a:noFill/>
                    <a:ln>
                      <a:noFill/>
                    </a:ln>
                  </pic:spPr>
                </pic:pic>
              </a:graphicData>
            </a:graphic>
          </wp:inline>
        </w:drawing>
      </w:r>
    </w:p>
    <w:p w14:paraId="2F9C4789" w14:textId="6C8A34C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C HSQC-TOCSY (30 </w:t>
      </w:r>
      <w:proofErr w:type="spellStart"/>
      <w:r w:rsidRPr="000A0FE2">
        <w:t>ms</w:t>
      </w:r>
      <w:proofErr w:type="spellEnd"/>
      <w:r w:rsidRPr="000A0FE2">
        <w:t xml:space="preserve">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w:t>
      </w:r>
      <w:del w:id="16" w:author="Jonathan Yong" w:date="2021-03-09T10:41:00Z">
        <w:r w:rsidRPr="000A0FE2" w:rsidDel="00AB3190">
          <w:delText>(a cyclic decapeptide; (Val–Orn–Leu–</w:delText>
        </w:r>
        <w:r w:rsidR="00AB3190" w:rsidRPr="000A0FE2" w:rsidDel="00AB3190">
          <w:rPr>
            <w:smallCaps/>
          </w:rPr>
          <w:delText>d</w:delText>
        </w:r>
        <w:r w:rsidRPr="000A0FE2" w:rsidDel="00AB3190">
          <w:delText>-Phe–Pro)</w:delText>
        </w:r>
        <w:r w:rsidRPr="000A0FE2" w:rsidDel="00AB3190">
          <w:rPr>
            <w:vertAlign w:val="subscript"/>
          </w:rPr>
          <w:delText>2</w:delText>
        </w:r>
        <w:r w:rsidRPr="000A0FE2" w:rsidDel="00AB3190">
          <w:delText xml:space="preserve">) </w:delText>
        </w:r>
      </w:del>
      <w:r w:rsidRPr="000A0FE2">
        <w:t>in DMSO-</w:t>
      </w:r>
      <w:r w:rsidRPr="000A0FE2">
        <w:rPr>
          <w:i/>
        </w:rPr>
        <w:t>d</w:t>
      </w:r>
      <w:r w:rsidRPr="000A0FE2">
        <w:rPr>
          <w:vertAlign w:val="subscript"/>
        </w:rPr>
        <w:t>6</w:t>
      </w:r>
      <w:r w:rsidRPr="000A0FE2">
        <w:t>.</w:t>
      </w:r>
    </w:p>
    <w:p w14:paraId="68E4AC0F" w14:textId="142B0BB5" w:rsidR="00E335C9" w:rsidRPr="000A0FE2" w:rsidRDefault="00E335C9" w:rsidP="00E335C9">
      <w:pPr>
        <w:pStyle w:val="P1"/>
        <w:ind w:firstLine="425"/>
        <w:rPr>
          <w:lang w:val="en-GB"/>
        </w:rPr>
      </w:pPr>
      <w:r w:rsidRPr="000A0FE2">
        <w:rPr>
          <w:lang w:val="en-GB"/>
        </w:rPr>
        <w:t>There exist many ways in which the new modules discussed above can be included in practical experiments for structure 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proofErr w:type="spellStart"/>
      <w:r w:rsidRPr="000A0FE2">
        <w:rPr>
          <w:position w:val="1"/>
          <w:vertAlign w:val="superscript"/>
          <w:lang w:val="en-GB"/>
        </w:rPr>
        <w:t>c</w:t>
      </w:r>
      <w:proofErr w:type="spellEnd"/>
      <w:r w:rsidRPr="000A0FE2">
        <w:rPr>
          <w:lang w:val="en-GB"/>
        </w:rPr>
        <w:t xml:space="preserve"> (</w:t>
      </w:r>
      <w:r w:rsidRPr="000A0FE2">
        <w:rPr>
          <w:vertAlign w:val="superscript"/>
          <w:lang w:val="en-GB"/>
        </w:rPr>
        <w:t>15</w:t>
      </w:r>
      <w:r w:rsidRPr="000A0FE2">
        <w:rPr>
          <w:lang w:val="en-GB"/>
        </w:rPr>
        <w:t xml:space="preserve">N seHSQC,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C seHSQC, and CLIP-COSY) supersequence (Figure 5). While individual collection of the four spectra above required 57 minutes and 8 seconds, the NOAH-4 supersequence took only 17 minutes and 35 seconds; this is 30.8% of the original duration, or equivalently a 3.25×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allow the rapid and complete collection of </w:t>
      </w:r>
      <w:proofErr w:type="gramStart"/>
      <w:r w:rsidRPr="000A0FE2">
        <w:rPr>
          <w:lang w:val="en-GB"/>
        </w:rPr>
        <w:t>C</w:t>
      </w:r>
      <w:proofErr w:type="gramEnd"/>
      <w:r w:rsidRPr="000A0FE2">
        <w:rPr>
          <w:lang w:val="en-GB"/>
        </w:rPr>
        <w:t xml:space="preserve">–H and H–H correlations (Figure S20). Experiment times can be further reduced through the use of non-uniform </w:t>
      </w:r>
      <w:proofErr w:type="gramStart"/>
      <w:r w:rsidRPr="000A0FE2">
        <w:rPr>
          <w:lang w:val="en-GB"/>
        </w:rPr>
        <w:t>sampling</w:t>
      </w:r>
      <w:r w:rsidRPr="000A0FE2">
        <w:rPr>
          <w:vertAlign w:val="superscript"/>
          <w:lang w:val="en-GB"/>
        </w:rPr>
        <w:t>[</w:t>
      </w:r>
      <w:proofErr w:type="gramEnd"/>
      <w:r w:rsidRPr="000A0FE2">
        <w:rPr>
          <w:vertAlign w:val="superscript"/>
          <w:lang w:val="en-GB"/>
        </w:rPr>
        <w:t>18]</w:t>
      </w:r>
      <w:r w:rsidRPr="000A0FE2">
        <w:rPr>
          <w:lang w:val="en-GB"/>
        </w:rPr>
        <w:t xml:space="preserve"> (Figure S2</w:t>
      </w:r>
      <w:r w:rsidR="00BB2E19">
        <w:rPr>
          <w:lang w:val="en-GB"/>
        </w:rPr>
        <w:t>2</w:t>
      </w:r>
      <w:r w:rsidRPr="000A0FE2">
        <w:rPr>
          <w:lang w:val="en-GB"/>
        </w:rPr>
        <w:t xml:space="preserve">), which is compatible with nearly all of the supersequences shown here (the only 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proofErr w:type="spellStart"/>
      <w:r w:rsidRPr="000A0FE2">
        <w:rPr>
          <w:i/>
          <w:iCs/>
          <w:lang w:val="en-GB"/>
        </w:rPr>
        <w:t>zz</w:t>
      </w:r>
      <w:proofErr w:type="spellEnd"/>
      <w:r w:rsidRPr="000A0FE2">
        <w:rPr>
          <w:lang w:val="en-GB"/>
        </w:rPr>
        <w:t>-HMBC module (“B”</w:t>
      </w:r>
      <w:proofErr w:type="gramStart"/>
      <w:r w:rsidRPr="000A0FE2">
        <w:rPr>
          <w:lang w:val="en-GB"/>
        </w:rPr>
        <w:t>);</w:t>
      </w:r>
      <w:r w:rsidRPr="000A0FE2">
        <w:rPr>
          <w:vertAlign w:val="superscript"/>
          <w:lang w:val="en-GB"/>
        </w:rPr>
        <w:t>[</w:t>
      </w:r>
      <w:proofErr w:type="gramEnd"/>
      <w:r w:rsidRPr="000A0FE2">
        <w:rPr>
          <w:vertAlign w:val="superscript"/>
          <w:lang w:val="en-GB"/>
        </w:rPr>
        <w:t>6d]</w:t>
      </w:r>
      <w:r w:rsidRPr="000A0FE2">
        <w:rPr>
          <w:lang w:val="en-GB"/>
        </w:rPr>
        <w:t xml:space="preserve"> this uses the semi-adiabatic </w:t>
      </w:r>
      <w:proofErr w:type="spellStart"/>
      <w:r w:rsidRPr="000A0FE2">
        <w:rPr>
          <w:i/>
          <w:iCs/>
          <w:lang w:val="en-GB"/>
        </w:rPr>
        <w:t>zz</w:t>
      </w:r>
      <w:proofErr w:type="spellEnd"/>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w:t>
      </w:r>
      <w:r w:rsidR="00BB2E19">
        <w:rPr>
          <w:lang w:val="en-GB"/>
        </w:rPr>
        <w:t>3</w:t>
      </w:r>
      <w:r w:rsidRPr="000A0FE2">
        <w:rPr>
          <w:lang w:val="en-GB"/>
        </w:rPr>
        <w:t>).</w:t>
      </w:r>
    </w:p>
    <w:p w14:paraId="27A998A9" w14:textId="38825438"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Apart from the enabling of greatly increased sample throughput,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sampling. It is also of </w:t>
      </w:r>
      <w:r w:rsidRPr="000A0FE2">
        <w:rPr>
          <w:lang w:val="en-GB"/>
        </w:rPr>
        <w:t xml:space="preserve">note that time savings may be directly translated into increases in sensitivity per unit time. 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proofErr w:type="spellStart"/>
      <w:r w:rsidRPr="000A0FE2">
        <w:rPr>
          <w:i/>
          <w:iCs/>
          <w:lang w:val="en-GB"/>
        </w:rPr>
        <w:t>ρ</w:t>
      </w:r>
      <w:r w:rsidRPr="000A0FE2">
        <w:rPr>
          <w:i/>
          <w:iCs/>
          <w:vertAlign w:val="subscript"/>
          <w:lang w:val="en-GB"/>
        </w:rPr>
        <w:t>t</w:t>
      </w:r>
      <w:proofErr w:type="spellEnd"/>
      <w:r w:rsidRPr="000A0FE2">
        <w:rPr>
          <w:lang w:val="en-GB"/>
        </w:rPr>
        <w:t>, which reflects the decrease in time needed for collection of all spectra.</w:t>
      </w:r>
    </w:p>
    <w:p w14:paraId="03BC83A9" w14:textId="336557A2"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proofErr w:type="spellStart"/>
      <w:r w:rsidRPr="000A0FE2">
        <w:rPr>
          <w:i/>
          <w:iCs/>
          <w:lang w:val="en-GB"/>
        </w:rPr>
        <w:t>ρ</w:t>
      </w:r>
      <w:r w:rsidRPr="000A0FE2">
        <w:rPr>
          <w:i/>
          <w:iCs/>
          <w:vertAlign w:val="subscript"/>
          <w:lang w:val="en-GB"/>
        </w:rPr>
        <w:t>t</w:t>
      </w:r>
      <w:proofErr w:type="spellEnd"/>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w:t>
      </w:r>
      <w:r w:rsidR="00BB2E19">
        <w:rPr>
          <w:lang w:val="en-GB"/>
        </w:rPr>
        <w:t>4</w:t>
      </w:r>
      <w:r w:rsidRPr="000A0FE2">
        <w:rPr>
          <w:lang w:val="en-GB"/>
        </w:rPr>
        <w:t>).</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20"/>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w:t>
      </w:r>
      <w:proofErr w:type="spellStart"/>
      <w:r w:rsidR="00F92770" w:rsidRPr="000A0FE2">
        <w:t>ms</w:t>
      </w:r>
      <w:proofErr w:type="spellEnd"/>
      <w:r w:rsidR="00F92770" w:rsidRPr="000A0FE2">
        <w:t>)</w:t>
      </w:r>
      <w:ins w:id="17" w:author="Jonathan Yong" w:date="2021-03-09T10:42:00Z">
        <w:r w:rsidR="000A0FE2" w:rsidRPr="000A0FE2">
          <w:t>, calculated using all peaks in the spectra</w:t>
        </w:r>
      </w:ins>
      <w:r w:rsidR="00F92770" w:rsidRPr="000A0FE2">
        <w:t>. Error bars indicate 95% confidence intervals. The four NOAH modules, individually acquired, were used as the reference spectra (</w:t>
      </w:r>
      <w:proofErr w:type="spellStart"/>
      <w:r w:rsidR="00F92770" w:rsidRPr="000A0FE2">
        <w:rPr>
          <w:i/>
          <w:iCs/>
        </w:rPr>
        <w:t>ρ</w:t>
      </w:r>
      <w:r w:rsidR="00F92770" w:rsidRPr="000A0FE2">
        <w:rPr>
          <w:i/>
          <w:iCs/>
          <w:vertAlign w:val="subscript"/>
        </w:rPr>
        <w:t>t</w:t>
      </w:r>
      <w:proofErr w:type="spellEnd"/>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44345BBA" w:rsidR="00D80821" w:rsidRPr="000A0FE2" w:rsidRDefault="00F92770" w:rsidP="00D80821">
      <w:pPr>
        <w:pStyle w:val="P1"/>
        <w:rPr>
          <w:lang w:val="en-GB"/>
        </w:rPr>
      </w:pPr>
      <w:r w:rsidRPr="000A0FE2">
        <w:rPr>
          <w:lang w:val="en-GB"/>
        </w:rPr>
        <w:t xml:space="preserve">The new seHSQC and HSQC-TOCSY implementations add to the </w:t>
      </w:r>
      <w:proofErr w:type="spellStart"/>
      <w:r w:rsidRPr="000A0FE2">
        <w:rPr>
          <w:lang w:val="en-GB"/>
        </w:rPr>
        <w:t>preexisting</w:t>
      </w:r>
      <w:proofErr w:type="spellEnd"/>
      <w:r w:rsidRPr="000A0FE2">
        <w:rPr>
          <w:lang w:val="en-GB"/>
        </w:rPr>
        <w:t xml:space="preserve">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diversity 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6DD33772"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w:t>
      </w:r>
      <w:r w:rsidRPr="000A0FE2">
        <w:lastRenderedPageBreak/>
        <w:t>60.8–73.1</w:t>
      </w:r>
      <w:r w:rsidR="000A0FE2" w:rsidRPr="000A0FE2">
        <w:t> </w:t>
      </w:r>
      <w:proofErr w:type="spellStart"/>
      <w:r w:rsidRPr="000A0FE2">
        <w:t>ms</w:t>
      </w:r>
      <w:proofErr w:type="spellEnd"/>
      <w:r w:rsidRPr="000A0FE2">
        <w:t xml:space="preserve"> depending on the </w:t>
      </w:r>
      <w:r w:rsidRPr="000A0FE2">
        <w:rPr>
          <w:vertAlign w:val="superscript"/>
        </w:rPr>
        <w:t>1</w:t>
      </w:r>
      <w:r w:rsidRPr="000A0FE2">
        <w:t xml:space="preserve">H spectral width (10–12 ppm).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xml:space="preserve"> = 90 Hz respectively, and the CLIP-COSY mixing delay (denoted by Δ in the original </w:t>
      </w:r>
      <w:proofErr w:type="gramStart"/>
      <w:r w:rsidRPr="000A0FE2">
        <w:t>work</w:t>
      </w:r>
      <w:r w:rsidRPr="000A0FE2">
        <w:rPr>
          <w:vertAlign w:val="superscript"/>
        </w:rPr>
        <w:t>[</w:t>
      </w:r>
      <w:proofErr w:type="gramEnd"/>
      <w:r w:rsidRPr="000A0FE2">
        <w:rPr>
          <w:vertAlign w:val="superscript"/>
        </w:rPr>
        <w:t>12]</w:t>
      </w:r>
      <w:r w:rsidRPr="000A0FE2">
        <w:t>) was set to 16.7 </w:t>
      </w:r>
      <w:proofErr w:type="spellStart"/>
      <w:r w:rsidRPr="000A0FE2">
        <w:t>ms</w:t>
      </w:r>
      <w:proofErr w:type="spellEnd"/>
      <w:r w:rsidRPr="000A0FE2">
        <w:t xml:space="preserve">, corresponding to a nominal </w:t>
      </w:r>
      <w:r w:rsidRPr="000A0FE2">
        <w:rPr>
          <w:i/>
          <w:iCs/>
        </w:rPr>
        <w:t>J</w:t>
      </w:r>
      <w:r w:rsidRPr="000A0FE2">
        <w:rPr>
          <w:vertAlign w:val="subscript"/>
        </w:rPr>
        <w:t>HH</w:t>
      </w:r>
      <w:r w:rsidRPr="000A0FE2">
        <w:t xml:space="preserve"> value of 30 Hz). DIPSI-2 mixing in the HSQC-TOCSY and TOCSY was applied with a </w:t>
      </w:r>
      <w:r w:rsidRPr="000A0FE2">
        <w:rPr>
          <w:i/>
          <w:iCs/>
        </w:rPr>
        <w:t>B</w:t>
      </w:r>
      <w:r w:rsidRPr="000A0FE2">
        <w:rPr>
          <w:vertAlign w:val="subscript"/>
        </w:rPr>
        <w:t>1</w:t>
      </w:r>
      <w:r w:rsidRPr="000A0FE2">
        <w:t xml:space="preserve"> amplitude of 10 kHz.</w:t>
      </w:r>
    </w:p>
    <w:p w14:paraId="717EB4BF" w14:textId="0DBD77A9" w:rsidR="001F45C3" w:rsidRPr="000A0FE2" w:rsidRDefault="00F92770" w:rsidP="00F92770">
      <w:pPr>
        <w:pStyle w:val="ExperimentalSection"/>
      </w:pPr>
      <w:r w:rsidRPr="000A0FE2">
        <w:t xml:space="preserve">All NOAH data were processed using the </w:t>
      </w:r>
      <w:proofErr w:type="spellStart"/>
      <w:r w:rsidRPr="000A0FE2">
        <w:rPr>
          <w:rFonts w:ascii="Consolas" w:hAnsi="Consolas" w:cs="Consolas"/>
        </w:rPr>
        <w:t>splitx_au</w:t>
      </w:r>
      <w:proofErr w:type="spellEnd"/>
      <w:r w:rsidRPr="000A0FE2">
        <w:t xml:space="preserve"> AU programme, available in the standard Bruker </w:t>
      </w:r>
      <w:proofErr w:type="spellStart"/>
      <w:r w:rsidRPr="000A0FE2">
        <w:t>TopSpin</w:t>
      </w:r>
      <w:proofErr w:type="spellEnd"/>
      <w:r w:rsidRPr="000A0FE2">
        <w:t xml:space="preserve"> software, which separates the individual modules into different datasets; these were then individually processed with </w:t>
      </w:r>
      <w:proofErr w:type="spellStart"/>
      <w:r w:rsidRPr="000A0FE2">
        <w:rPr>
          <w:rFonts w:ascii="Consolas" w:hAnsi="Consolas" w:cs="Consolas"/>
        </w:rPr>
        <w:t>noah_EXPT</w:t>
      </w:r>
      <w:proofErr w:type="spellEnd"/>
      <w:r w:rsidRPr="000A0FE2">
        <w:t xml:space="preserve"> AU programmes, which define other processing parameters such as window functions.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w:t>
      </w:r>
      <w:r w:rsidR="00BB2E19">
        <w:t>2</w:t>
      </w:r>
      <w:r w:rsidRPr="000A0FE2">
        <w:t xml:space="preserve">, can be set up using a new </w:t>
      </w:r>
      <w:r w:rsidRPr="000A0FE2">
        <w:rPr>
          <w:rFonts w:ascii="Consolas" w:hAnsi="Consolas" w:cs="Consolas"/>
        </w:rPr>
        <w:t>noah_nus2.py</w:t>
      </w:r>
      <w:r w:rsidRPr="000A0FE2">
        <w:t xml:space="preserve"> Python script. </w:t>
      </w:r>
      <w:commentRangeStart w:id="18"/>
      <w:r w:rsidRPr="000A0FE2">
        <w:t xml:space="preserve">The pulse sequences used here, all AU processing scripts, as well as the NUS Python script are available from the authors upon </w:t>
      </w:r>
      <w:proofErr w:type="gramStart"/>
      <w:r w:rsidRPr="000A0FE2">
        <w:t>request, and</w:t>
      </w:r>
      <w:proofErr w:type="gramEnd"/>
      <w:r w:rsidRPr="000A0FE2">
        <w:t xml:space="preserve"> will also be made available via the online Bruker User Library.</w:t>
      </w:r>
      <w:commentRangeEnd w:id="18"/>
      <w:r w:rsidR="000A0FE2" w:rsidRPr="000A0FE2">
        <w:rPr>
          <w:rStyle w:val="CommentReference"/>
          <w:rFonts w:ascii="Times New Roman" w:hAnsi="Times New Roman"/>
        </w:rPr>
        <w:commentReference w:id="18"/>
      </w:r>
    </w:p>
    <w:p w14:paraId="24E905EA" w14:textId="080C8CF4" w:rsidR="00E4350D" w:rsidRPr="000A0FE2" w:rsidRDefault="00E4350D" w:rsidP="00E4350D">
      <w:pPr>
        <w:pStyle w:val="HAcknowledgements"/>
        <w:rPr>
          <w:color w:val="FF0000"/>
        </w:rPr>
      </w:pPr>
      <w:r w:rsidRPr="000A0FE2">
        <w:t>Acknowledgements</w:t>
      </w:r>
    </w:p>
    <w:p w14:paraId="1A94A5AC" w14:textId="18203F4A" w:rsidR="00E4350D" w:rsidRPr="000A0FE2" w:rsidRDefault="00F92770" w:rsidP="00EB27E9">
      <w:pPr>
        <w:pStyle w:val="Acknowledgements"/>
      </w:pPr>
      <w:r w:rsidRPr="000A0FE2">
        <w:t>J.R.J.Y. thanks</w:t>
      </w:r>
      <w:r w:rsidR="009F40AB">
        <w:t xml:space="preserve"> </w:t>
      </w:r>
      <w:proofErr w:type="spellStart"/>
      <w:r w:rsidR="009F40AB">
        <w:t>Mohammadali</w:t>
      </w:r>
      <w:proofErr w:type="spellEnd"/>
      <w:r w:rsidR="009F40AB">
        <w:t xml:space="preserve"> </w:t>
      </w:r>
      <w:proofErr w:type="spellStart"/>
      <w:r w:rsidR="009F40AB">
        <w:t>Foroozandeh</w:t>
      </w:r>
      <w:proofErr w:type="spellEnd"/>
      <w:r w:rsidR="009F40AB">
        <w:t xml:space="preserve"> for helpful comments, as well as</w:t>
      </w:r>
      <w:r w:rsidRPr="000A0FE2">
        <w:t xml:space="preserve">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commentRangeStart w:id="19"/>
      <w:r w:rsidR="007E13F7" w:rsidRPr="000A0FE2">
        <w:rPr>
          <w:color w:val="FF0000"/>
        </w:rPr>
        <w:t>Other acknowledgements?</w:t>
      </w:r>
      <w:commentRangeEnd w:id="19"/>
      <w:r w:rsidR="009F40AB">
        <w:rPr>
          <w:rStyle w:val="CommentReference"/>
          <w:rFonts w:ascii="Times New Roman" w:hAnsi="Times New Roman"/>
        </w:rPr>
        <w:commentReference w:id="19"/>
      </w:r>
    </w:p>
    <w:p w14:paraId="53A46BC9" w14:textId="1C9FD8F5"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r w:rsidRPr="000A0FE2">
        <w:rPr>
          <w:color w:val="FF0000"/>
        </w:rPr>
        <w:t>keyword 3 • keyword 4 • keyword 5</w:t>
      </w:r>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w:t>
      </w:r>
      <w:proofErr w:type="spellStart"/>
      <w:r w:rsidR="007E13F7" w:rsidRPr="000A0FE2">
        <w:rPr>
          <w:color w:val="000000"/>
        </w:rPr>
        <w:t>Schanda</w:t>
      </w:r>
      <w:proofErr w:type="spellEnd"/>
      <w:r w:rsidR="007E13F7" w:rsidRPr="000A0FE2">
        <w:rPr>
          <w:color w:val="000000"/>
        </w:rPr>
        <w:t xml:space="preserve">, Ē. </w:t>
      </w:r>
      <w:proofErr w:type="spellStart"/>
      <w:r w:rsidR="007E13F7" w:rsidRPr="000A0FE2">
        <w:rPr>
          <w:color w:val="000000"/>
        </w:rPr>
        <w:t>Kupče</w:t>
      </w:r>
      <w:proofErr w:type="spellEnd"/>
      <w:r w:rsidR="007E13F7" w:rsidRPr="000A0FE2">
        <w:rPr>
          <w:color w:val="000000"/>
        </w:rPr>
        <w:t xml:space="preserve">, B. </w:t>
      </w:r>
      <w:proofErr w:type="spellStart"/>
      <w:r w:rsidR="007E13F7" w:rsidRPr="000A0FE2">
        <w:rPr>
          <w:color w:val="000000"/>
        </w:rPr>
        <w:t>Brutscher</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Biomol</w:t>
      </w:r>
      <w:proofErr w:type="spellEnd"/>
      <w:r w:rsidR="007E13F7" w:rsidRPr="000A0FE2">
        <w:rPr>
          <w:i/>
          <w:iCs/>
          <w:color w:val="000000"/>
        </w:rPr>
        <w:t>.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w:t>
      </w:r>
      <w:proofErr w:type="spellStart"/>
      <w:r w:rsidR="007E13F7" w:rsidRPr="000A0FE2">
        <w:rPr>
          <w:color w:val="000000"/>
        </w:rPr>
        <w:t>Kupče</w:t>
      </w:r>
      <w:proofErr w:type="spellEnd"/>
      <w:r w:rsidR="007E13F7" w:rsidRPr="000A0FE2">
        <w:rPr>
          <w:color w:val="000000"/>
        </w:rPr>
        <w:t xml:space="preserve">, R. Freeman,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w:t>
      </w:r>
      <w:proofErr w:type="spellStart"/>
      <w:r w:rsidR="007E13F7" w:rsidRPr="000A0FE2">
        <w:rPr>
          <w:color w:val="000000"/>
        </w:rPr>
        <w:t>Furrer</w:t>
      </w:r>
      <w:proofErr w:type="spellEnd"/>
      <w:r w:rsidR="007E13F7" w:rsidRPr="000A0FE2">
        <w:rPr>
          <w:color w:val="000000"/>
        </w:rPr>
        <w:t xml:space="preserve">, </w:t>
      </w:r>
      <w:r w:rsidR="007E13F7" w:rsidRPr="000A0FE2">
        <w:rPr>
          <w:i/>
          <w:iCs/>
          <w:color w:val="000000"/>
        </w:rPr>
        <w:t xml:space="preserve">Chem. </w:t>
      </w:r>
      <w:proofErr w:type="spellStart"/>
      <w:r w:rsidR="007E13F7" w:rsidRPr="000A0FE2">
        <w:rPr>
          <w:i/>
          <w:iCs/>
          <w:color w:val="000000"/>
        </w:rPr>
        <w:t>Commun</w:t>
      </w:r>
      <w:proofErr w:type="spellEnd"/>
      <w:r w:rsidR="007E13F7" w:rsidRPr="000A0FE2">
        <w:rPr>
          <w:i/>
          <w:iCs/>
          <w:color w:val="000000"/>
        </w:rPr>
        <w:t>.</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3396–3398; d) D. Schulze-</w:t>
      </w:r>
      <w:proofErr w:type="spellStart"/>
      <w:r w:rsidR="007E13F7" w:rsidRPr="000A0FE2">
        <w:rPr>
          <w:color w:val="000000"/>
        </w:rPr>
        <w:t>Sünninghausen</w:t>
      </w:r>
      <w:proofErr w:type="spellEnd"/>
      <w:r w:rsidR="007E13F7" w:rsidRPr="000A0FE2">
        <w:rPr>
          <w:color w:val="000000"/>
        </w:rPr>
        <w:t xml:space="preserve">, J. Becker,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1242–1245; e) D. Schulze-</w:t>
      </w:r>
      <w:proofErr w:type="spellStart"/>
      <w:r w:rsidR="007E13F7" w:rsidRPr="000A0FE2">
        <w:rPr>
          <w:color w:val="000000"/>
        </w:rPr>
        <w:t>Sünninghausen</w:t>
      </w:r>
      <w:proofErr w:type="spellEnd"/>
      <w:r w:rsidR="007E13F7" w:rsidRPr="000A0FE2">
        <w:rPr>
          <w:color w:val="000000"/>
        </w:rPr>
        <w:t xml:space="preserve">, J. Becker,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w:t>
      </w:r>
      <w:proofErr w:type="spellStart"/>
      <w:r w:rsidR="007E13F7" w:rsidRPr="000A0FE2">
        <w:rPr>
          <w:color w:val="000000"/>
        </w:rPr>
        <w:t>Koos</w:t>
      </w:r>
      <w:proofErr w:type="spellEnd"/>
      <w:r w:rsidR="007E13F7" w:rsidRPr="000A0FE2">
        <w:rPr>
          <w:color w:val="000000"/>
        </w:rPr>
        <w:t>, D. Schulze-</w:t>
      </w:r>
      <w:proofErr w:type="spellStart"/>
      <w:r w:rsidR="007E13F7" w:rsidRPr="000A0FE2">
        <w:rPr>
          <w:color w:val="000000"/>
        </w:rPr>
        <w:t>Sünninghausen</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7DB470C5" w:rsidR="00C6667A" w:rsidRPr="000A0FE2" w:rsidRDefault="007E13F7" w:rsidP="00C6667A">
      <w:pPr>
        <w:pStyle w:val="References"/>
        <w:rPr>
          <w:color w:val="000000"/>
        </w:rPr>
      </w:pPr>
      <w:r w:rsidRPr="000A0FE2">
        <w:rPr>
          <w:color w:val="000000"/>
        </w:rPr>
        <w:t>[2]</w:t>
      </w:r>
      <w:r w:rsidRPr="000A0FE2">
        <w:rPr>
          <w:color w:val="000000"/>
        </w:rPr>
        <w:tab/>
        <w:t xml:space="preserve">a) L. </w:t>
      </w:r>
      <w:proofErr w:type="spellStart"/>
      <w:r w:rsidRPr="000A0FE2">
        <w:rPr>
          <w:color w:val="000000"/>
        </w:rPr>
        <w:t>Frydman</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w:t>
      </w:r>
      <w:proofErr w:type="spellStart"/>
      <w:r w:rsidRPr="000A0FE2">
        <w:rPr>
          <w:color w:val="000000"/>
        </w:rPr>
        <w:t>Pelupessy</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w:t>
      </w:r>
      <w:proofErr w:type="spellStart"/>
      <w:r w:rsidRPr="000A0FE2">
        <w:rPr>
          <w:color w:val="000000"/>
        </w:rPr>
        <w:t>Frydman</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d) M. Gal, M. </w:t>
      </w:r>
      <w:proofErr w:type="spellStart"/>
      <w:r w:rsidRPr="000A0FE2">
        <w:rPr>
          <w:color w:val="000000"/>
        </w:rPr>
        <w:t>Mishkovsky</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e) P. </w:t>
      </w:r>
      <w:proofErr w:type="spellStart"/>
      <w:r w:rsidRPr="000A0FE2">
        <w:rPr>
          <w:color w:val="000000"/>
        </w:rPr>
        <w:t>Giraudeau</w:t>
      </w:r>
      <w:proofErr w:type="spellEnd"/>
      <w:r w:rsidRPr="000A0FE2">
        <w:rPr>
          <w:color w:val="000000"/>
        </w:rPr>
        <w:t xml:space="preserve">, Y. </w:t>
      </w:r>
      <w:proofErr w:type="spellStart"/>
      <w:r w:rsidRPr="000A0FE2">
        <w:rPr>
          <w:color w:val="000000"/>
        </w:rPr>
        <w:t>Shrot</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f) A. Herrera, E. Fernández-Valle, R. Martínez-Álvarez, D. </w:t>
      </w:r>
      <w:proofErr w:type="spellStart"/>
      <w:r w:rsidRPr="000A0FE2">
        <w:rPr>
          <w:color w:val="000000"/>
        </w:rPr>
        <w:t>Molero</w:t>
      </w:r>
      <w:proofErr w:type="spellEnd"/>
      <w:r w:rsidRPr="000A0FE2">
        <w:rPr>
          <w:color w:val="000000"/>
        </w:rPr>
        <w:t xml:space="preserve">, Z. D. Pardo, E. </w:t>
      </w:r>
      <w:proofErr w:type="spellStart"/>
      <w:r w:rsidRPr="000A0FE2">
        <w:rPr>
          <w:color w:val="000000"/>
        </w:rPr>
        <w:t>Sáez</w:t>
      </w:r>
      <w:proofErr w:type="spellEnd"/>
      <w:r w:rsidRPr="000A0FE2">
        <w:rPr>
          <w:color w:val="000000"/>
        </w:rPr>
        <w:t xml:space="preserve">, M. Gal, </w:t>
      </w:r>
      <w:proofErr w:type="spellStart"/>
      <w:r w:rsidRPr="000A0FE2">
        <w:rPr>
          <w:i/>
          <w:color w:val="000000"/>
        </w:rPr>
        <w:t>Angew</w:t>
      </w:r>
      <w:proofErr w:type="spellEnd"/>
      <w:r w:rsidRPr="000A0FE2">
        <w:rPr>
          <w:i/>
          <w:color w:val="000000"/>
        </w:rPr>
        <w:t xml:space="preserve">. Chem. Int. Ed. </w:t>
      </w:r>
      <w:r w:rsidRPr="000A0FE2">
        <w:rPr>
          <w:b/>
          <w:color w:val="000000"/>
        </w:rPr>
        <w:t>2009</w:t>
      </w:r>
      <w:r w:rsidRPr="000A0FE2">
        <w:rPr>
          <w:color w:val="000000"/>
        </w:rPr>
        <w:t xml:space="preserve">, </w:t>
      </w:r>
      <w:r w:rsidRPr="000A0FE2">
        <w:rPr>
          <w:i/>
          <w:color w:val="000000"/>
        </w:rPr>
        <w:t>48</w:t>
      </w:r>
      <w:r w:rsidRPr="000A0FE2">
        <w:rPr>
          <w:color w:val="000000"/>
        </w:rPr>
        <w:t>, 6274–6277; g) Z. D. Pardo, G. L. Olsen, M. E. Fern</w:t>
      </w:r>
      <w:r w:rsidR="00C6667A" w:rsidRPr="000A0FE2">
        <w:rPr>
          <w:color w:val="000000"/>
        </w:rPr>
        <w:t>á</w:t>
      </w:r>
      <w:r w:rsidRPr="000A0FE2">
        <w:rPr>
          <w:color w:val="000000"/>
        </w:rPr>
        <w:t xml:space="preserve">ndez-Valle, L. </w:t>
      </w:r>
      <w:proofErr w:type="spellStart"/>
      <w:r w:rsidRPr="000A0FE2">
        <w:rPr>
          <w:color w:val="000000"/>
        </w:rPr>
        <w:t>Frydman</w:t>
      </w:r>
      <w:proofErr w:type="spellEnd"/>
      <w:r w:rsidRPr="000A0FE2">
        <w:rPr>
          <w:color w:val="000000"/>
        </w:rPr>
        <w:t>,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h) K. J. Donovan, </w:t>
      </w:r>
      <w:r w:rsidR="00C6667A" w:rsidRPr="000A0FE2">
        <w:rPr>
          <w:color w:val="000000"/>
        </w:rPr>
        <w:t>Ē</w:t>
      </w:r>
      <w:r w:rsidRPr="000A0FE2">
        <w:rPr>
          <w:color w:val="000000"/>
        </w:rPr>
        <w:t xml:space="preserve">. </w:t>
      </w:r>
      <w:proofErr w:type="spellStart"/>
      <w:r w:rsidRPr="000A0FE2">
        <w:rPr>
          <w:color w:val="000000"/>
        </w:rPr>
        <w:t>Kup</w:t>
      </w:r>
      <w:r w:rsidR="00C6667A" w:rsidRPr="000A0FE2">
        <w:rPr>
          <w:color w:val="000000"/>
        </w:rPr>
        <w:t>č</w:t>
      </w:r>
      <w:r w:rsidRPr="000A0FE2">
        <w:rPr>
          <w:color w:val="000000"/>
        </w:rPr>
        <w:t>e</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w:t>
      </w:r>
      <w:proofErr w:type="spellStart"/>
      <w:r w:rsidRPr="000A0FE2">
        <w:rPr>
          <w:color w:val="000000"/>
        </w:rPr>
        <w:t>i</w:t>
      </w:r>
      <w:proofErr w:type="spellEnd"/>
      <w:r w:rsidRPr="000A0FE2">
        <w:rPr>
          <w:color w:val="000000"/>
        </w:rPr>
        <w:t xml:space="preserve">) J.-N. Dumez, </w:t>
      </w:r>
      <w:r w:rsidRPr="000A0FE2">
        <w:rPr>
          <w:i/>
          <w:color w:val="000000"/>
        </w:rPr>
        <w:t xml:space="preserve">Prog. </w:t>
      </w:r>
      <w:proofErr w:type="spellStart"/>
      <w:r w:rsidRPr="000A0FE2">
        <w:rPr>
          <w:i/>
          <w:color w:val="000000"/>
        </w:rPr>
        <w:t>Nucl</w:t>
      </w:r>
      <w:proofErr w:type="spellEnd"/>
      <w:r w:rsidRPr="000A0FE2">
        <w:rPr>
          <w:i/>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j) B. </w:t>
      </w:r>
      <w:proofErr w:type="spellStart"/>
      <w:r w:rsidRPr="000A0FE2">
        <w:rPr>
          <w:color w:val="000000"/>
        </w:rPr>
        <w:t>Gouilleux</w:t>
      </w:r>
      <w:proofErr w:type="spellEnd"/>
      <w:r w:rsidRPr="000A0FE2">
        <w:rPr>
          <w:color w:val="000000"/>
        </w:rPr>
        <w:t xml:space="preserve">, L. </w:t>
      </w:r>
      <w:proofErr w:type="spellStart"/>
      <w:r w:rsidRPr="000A0FE2">
        <w:rPr>
          <w:color w:val="000000"/>
        </w:rPr>
        <w:t>Rouger</w:t>
      </w:r>
      <w:proofErr w:type="spellEnd"/>
      <w:r w:rsidRPr="000A0FE2">
        <w:rPr>
          <w:color w:val="000000"/>
        </w:rPr>
        <w:t xml:space="preserve">, P. </w:t>
      </w:r>
      <w:proofErr w:type="spellStart"/>
      <w:r w:rsidRPr="000A0FE2">
        <w:rPr>
          <w:color w:val="000000"/>
        </w:rPr>
        <w:t>Giraudeau</w:t>
      </w:r>
      <w:proofErr w:type="spellEnd"/>
      <w:r w:rsidRPr="000A0FE2">
        <w:rPr>
          <w:color w:val="000000"/>
        </w:rPr>
        <w:t xml:space="preserve">, </w:t>
      </w:r>
      <w:proofErr w:type="spellStart"/>
      <w:r w:rsidRPr="000A0FE2">
        <w:rPr>
          <w:i/>
          <w:color w:val="000000"/>
        </w:rPr>
        <w:t>Annu</w:t>
      </w:r>
      <w:proofErr w:type="spellEnd"/>
      <w:r w:rsidRPr="000A0FE2">
        <w:rPr>
          <w:i/>
          <w:color w:val="000000"/>
        </w:rPr>
        <w:t xml:space="preserve">. Rep. NMR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w:t>
      </w:r>
      <w:proofErr w:type="spellStart"/>
      <w:r w:rsidRPr="000A0FE2">
        <w:rPr>
          <w:color w:val="000000"/>
        </w:rPr>
        <w:t>Schleucher</w:t>
      </w:r>
      <w:proofErr w:type="spellEnd"/>
      <w:r w:rsidRPr="000A0FE2">
        <w:rPr>
          <w:color w:val="000000"/>
        </w:rPr>
        <w:t xml:space="preserve">, C. </w:t>
      </w:r>
      <w:proofErr w:type="spellStart"/>
      <w:r w:rsidRPr="000A0FE2">
        <w:rPr>
          <w:color w:val="000000"/>
        </w:rPr>
        <w:t>Griesinger</w:t>
      </w:r>
      <w:proofErr w:type="spellEnd"/>
      <w:r w:rsidRPr="000A0FE2">
        <w:rPr>
          <w:color w:val="000000"/>
        </w:rPr>
        <w:t xml:space="preserve">, </w:t>
      </w:r>
      <w:r w:rsidRPr="000A0FE2">
        <w:rPr>
          <w:i/>
          <w:color w:val="000000"/>
        </w:rPr>
        <w:t xml:space="preserve">J. </w:t>
      </w:r>
      <w:proofErr w:type="spellStart"/>
      <w:r w:rsidRPr="000A0FE2">
        <w:rPr>
          <w:i/>
          <w:color w:val="000000"/>
        </w:rPr>
        <w:t>Biomol</w:t>
      </w:r>
      <w:proofErr w:type="spellEnd"/>
      <w:r w:rsidRPr="000A0FE2">
        <w:rPr>
          <w:i/>
          <w:color w:val="000000"/>
        </w:rPr>
        <w:t xml:space="preserve">.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w:t>
      </w:r>
      <w:proofErr w:type="spellStart"/>
      <w:r w:rsidRPr="000A0FE2">
        <w:rPr>
          <w:color w:val="000000"/>
        </w:rPr>
        <w:t>Nolis</w:t>
      </w:r>
      <w:proofErr w:type="spellEnd"/>
      <w:r w:rsidRPr="000A0FE2">
        <w:rPr>
          <w:color w:val="000000"/>
        </w:rPr>
        <w:t xml:space="preserve">, M. Pérez,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w:t>
      </w:r>
      <w:proofErr w:type="spellStart"/>
      <w:r w:rsidRPr="000A0FE2">
        <w:rPr>
          <w:color w:val="000000"/>
        </w:rPr>
        <w:t>Nolis</w:t>
      </w:r>
      <w:proofErr w:type="spellEnd"/>
      <w:r w:rsidRPr="000A0FE2">
        <w:rPr>
          <w:color w:val="000000"/>
        </w:rPr>
        <w:t xml:space="preserve">, M. Pérez-Trujillo, T. </w:t>
      </w:r>
      <w:proofErr w:type="spellStart"/>
      <w:r w:rsidRPr="000A0FE2">
        <w:rPr>
          <w:color w:val="000000"/>
        </w:rPr>
        <w:t>Parella</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w:t>
      </w:r>
      <w:proofErr w:type="spellStart"/>
      <w:r w:rsidRPr="000A0FE2">
        <w:rPr>
          <w:color w:val="000000"/>
        </w:rPr>
        <w:t>Nolis</w:t>
      </w:r>
      <w:proofErr w:type="spellEnd"/>
      <w:r w:rsidRPr="000A0FE2">
        <w:rPr>
          <w:color w:val="000000"/>
        </w:rPr>
        <w:t xml:space="preserve">, W. </w:t>
      </w:r>
      <w:proofErr w:type="spellStart"/>
      <w:r w:rsidRPr="000A0FE2">
        <w:rPr>
          <w:color w:val="000000"/>
        </w:rPr>
        <w:t>Bermel</w:t>
      </w:r>
      <w:proofErr w:type="spellEnd"/>
      <w:r w:rsidRPr="000A0FE2">
        <w:rPr>
          <w:color w:val="000000"/>
        </w:rPr>
        <w:t xml:space="preserve">,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w:t>
      </w:r>
      <w:proofErr w:type="spellStart"/>
      <w:r w:rsidRPr="000A0FE2">
        <w:rPr>
          <w:color w:val="000000"/>
        </w:rPr>
        <w:t>Parella</w:t>
      </w:r>
      <w:proofErr w:type="spellEnd"/>
      <w:r w:rsidRPr="000A0FE2">
        <w:rPr>
          <w:color w:val="000000"/>
        </w:rPr>
        <w:t xml:space="preserve">, P. </w:t>
      </w:r>
      <w:proofErr w:type="spellStart"/>
      <w:r w:rsidRPr="000A0FE2">
        <w:rPr>
          <w:color w:val="000000"/>
        </w:rPr>
        <w:t>Nolis</w:t>
      </w:r>
      <w:proofErr w:type="spellEnd"/>
      <w:r w:rsidRPr="000A0FE2">
        <w:rPr>
          <w:color w:val="000000"/>
        </w:rPr>
        <w:t xml:space="preserve">, </w:t>
      </w:r>
      <w:r w:rsidRPr="000A0FE2">
        <w:rPr>
          <w:i/>
          <w:color w:val="000000"/>
        </w:rPr>
        <w:t xml:space="preserve">Concepts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w:t>
      </w:r>
      <w:proofErr w:type="spellStart"/>
      <w:r w:rsidRPr="000A0FE2">
        <w:rPr>
          <w:color w:val="000000"/>
        </w:rPr>
        <w:t>Nolis</w:t>
      </w:r>
      <w:proofErr w:type="spellEnd"/>
      <w:r w:rsidRPr="000A0FE2">
        <w:rPr>
          <w:color w:val="000000"/>
        </w:rPr>
        <w:t xml:space="preserve">, K. Motiram-Corral, M. Pérez-Trujillo, T. </w:t>
      </w:r>
      <w:proofErr w:type="spellStart"/>
      <w:r w:rsidRPr="000A0FE2">
        <w:rPr>
          <w:color w:val="000000"/>
        </w:rPr>
        <w:t>Parella</w:t>
      </w:r>
      <w:proofErr w:type="spellEnd"/>
      <w:r w:rsidRPr="000A0FE2">
        <w:rPr>
          <w:color w:val="000000"/>
        </w:rPr>
        <w:t xml:space="preserve">, </w:t>
      </w:r>
      <w:r w:rsidRPr="000A0FE2">
        <w:rPr>
          <w:i/>
          <w:color w:val="000000"/>
        </w:rPr>
        <w:t xml:space="preserve">J.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w:t>
      </w:r>
      <w:proofErr w:type="spellStart"/>
      <w:r w:rsidR="00AD0C14" w:rsidRPr="000A0FE2">
        <w:t>Kupče</w:t>
      </w:r>
      <w:proofErr w:type="spellEnd"/>
      <w:r w:rsidR="00AD0C14" w:rsidRPr="000A0FE2">
        <w:t xml:space="preserv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w:t>
      </w:r>
      <w:proofErr w:type="spellStart"/>
      <w:r w:rsidR="00AD0C14" w:rsidRPr="000A0FE2">
        <w:t>Kupče</w:t>
      </w:r>
      <w:proofErr w:type="spellEnd"/>
      <w:r w:rsidR="00AD0C14" w:rsidRPr="000A0FE2">
        <w:t xml:space="preserv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w:t>
      </w:r>
      <w:r w:rsidR="00AD0C14" w:rsidRPr="000A0FE2">
        <w:t xml:space="preserve">10788–10792; c) Ē. </w:t>
      </w:r>
      <w:proofErr w:type="spellStart"/>
      <w:r w:rsidR="00AD0C14" w:rsidRPr="000A0FE2">
        <w:t>Kupče</w:t>
      </w:r>
      <w:proofErr w:type="spellEnd"/>
      <w:r w:rsidR="00AD0C14" w:rsidRPr="000A0FE2">
        <w:t xml:space="preserve">, R. Freeman, </w:t>
      </w:r>
      <w:r w:rsidR="00AD0C14" w:rsidRPr="000A0FE2">
        <w:rPr>
          <w:i/>
        </w:rPr>
        <w:t xml:space="preserve">J.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w:t>
      </w:r>
      <w:r w:rsidR="00AD0C14" w:rsidRPr="000A0FE2">
        <w:rPr>
          <w:b/>
        </w:rPr>
        <w:t>2010</w:t>
      </w:r>
      <w:r w:rsidR="00AD0C14" w:rsidRPr="000A0FE2">
        <w:t xml:space="preserve">, </w:t>
      </w:r>
      <w:r w:rsidR="00AD0C14" w:rsidRPr="000A0FE2">
        <w:rPr>
          <w:i/>
        </w:rPr>
        <w:t>206</w:t>
      </w:r>
      <w:r w:rsidR="00AD0C14" w:rsidRPr="000A0FE2">
        <w:t xml:space="preserve">, 147–153; d) Ē. </w:t>
      </w:r>
      <w:proofErr w:type="spellStart"/>
      <w:r w:rsidR="00AD0C14" w:rsidRPr="000A0FE2">
        <w:t>Kupče</w:t>
      </w:r>
      <w:proofErr w:type="spellEnd"/>
      <w:r w:rsidR="00AD0C14" w:rsidRPr="000A0FE2">
        <w:t xml:space="preserve">, R. Freeman,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2010</w:t>
      </w:r>
      <w:r w:rsidR="00AD0C14" w:rsidRPr="000A0FE2">
        <w:t xml:space="preserve">, </w:t>
      </w:r>
      <w:r w:rsidR="00AD0C14" w:rsidRPr="000A0FE2">
        <w:rPr>
          <w:i/>
        </w:rPr>
        <w:t>48</w:t>
      </w:r>
      <w:r w:rsidR="00AD0C14" w:rsidRPr="000A0FE2">
        <w:t xml:space="preserve">, 333–336; e) S. M. </w:t>
      </w:r>
      <w:proofErr w:type="spellStart"/>
      <w:r w:rsidR="00AD0C14" w:rsidRPr="000A0FE2">
        <w:t>Pudakalakatti</w:t>
      </w:r>
      <w:proofErr w:type="spellEnd"/>
      <w:r w:rsidR="00AD0C14" w:rsidRPr="000A0FE2">
        <w:t xml:space="preserve">, A. Dubey, G. </w:t>
      </w:r>
      <w:proofErr w:type="spellStart"/>
      <w:r w:rsidR="00AD0C14" w:rsidRPr="000A0FE2">
        <w:t>Jaipuria</w:t>
      </w:r>
      <w:proofErr w:type="spellEnd"/>
      <w:r w:rsidR="00AD0C14" w:rsidRPr="000A0FE2">
        <w:t xml:space="preserve">, U. </w:t>
      </w:r>
      <w:proofErr w:type="spellStart"/>
      <w:r w:rsidR="00AD0C14" w:rsidRPr="000A0FE2">
        <w:t>Shubhashree</w:t>
      </w:r>
      <w:proofErr w:type="spellEnd"/>
      <w:r w:rsidR="00AD0C14" w:rsidRPr="000A0FE2">
        <w:t xml:space="preserve">, S. K. </w:t>
      </w:r>
      <w:proofErr w:type="spellStart"/>
      <w:r w:rsidR="00AD0C14" w:rsidRPr="000A0FE2">
        <w:t>Adiga</w:t>
      </w:r>
      <w:proofErr w:type="spellEnd"/>
      <w:r w:rsidR="00AD0C14" w:rsidRPr="000A0FE2">
        <w:t xml:space="preserve">, D. </w:t>
      </w:r>
      <w:proofErr w:type="spellStart"/>
      <w:r w:rsidR="00AD0C14" w:rsidRPr="000A0FE2">
        <w:t>Moskau</w:t>
      </w:r>
      <w:proofErr w:type="spellEnd"/>
      <w:r w:rsidR="00AD0C14" w:rsidRPr="000A0FE2">
        <w:t xml:space="preserve">, H. S. </w:t>
      </w:r>
      <w:proofErr w:type="spellStart"/>
      <w:r w:rsidR="00AD0C14" w:rsidRPr="000A0FE2">
        <w:t>Atreya</w:t>
      </w:r>
      <w:proofErr w:type="spellEnd"/>
      <w:r w:rsidR="00AD0C14" w:rsidRPr="000A0FE2">
        <w:t xml:space="preserve">, </w:t>
      </w:r>
      <w:r w:rsidR="00AD0C14" w:rsidRPr="000A0FE2">
        <w:rPr>
          <w:i/>
        </w:rPr>
        <w:t xml:space="preserve">J. </w:t>
      </w:r>
      <w:proofErr w:type="spellStart"/>
      <w:r w:rsidR="00AD0C14" w:rsidRPr="000A0FE2">
        <w:rPr>
          <w:i/>
        </w:rPr>
        <w:t>Biomol</w:t>
      </w:r>
      <w:proofErr w:type="spellEnd"/>
      <w:r w:rsidR="00AD0C14" w:rsidRPr="000A0FE2">
        <w:rPr>
          <w:i/>
        </w:rPr>
        <w:t xml:space="preserve">. NMR </w:t>
      </w:r>
      <w:r w:rsidR="00AD0C14" w:rsidRPr="000A0FE2">
        <w:rPr>
          <w:b/>
        </w:rPr>
        <w:t>2014</w:t>
      </w:r>
      <w:r w:rsidR="00AD0C14" w:rsidRPr="000A0FE2">
        <w:t xml:space="preserve">, </w:t>
      </w:r>
      <w:r w:rsidR="00AD0C14" w:rsidRPr="000A0FE2">
        <w:rPr>
          <w:i/>
        </w:rPr>
        <w:t>58</w:t>
      </w:r>
      <w:r w:rsidR="00AD0C14" w:rsidRPr="000A0FE2">
        <w:t xml:space="preserve">, 165–173; f) S. M. </w:t>
      </w:r>
      <w:proofErr w:type="spellStart"/>
      <w:r w:rsidR="00AD0C14" w:rsidRPr="000A0FE2">
        <w:t>Pudakalakatti</w:t>
      </w:r>
      <w:proofErr w:type="spellEnd"/>
      <w:r w:rsidR="00AD0C14" w:rsidRPr="000A0FE2">
        <w:t xml:space="preserve">, A. Dubey, H. S. </w:t>
      </w:r>
      <w:proofErr w:type="spellStart"/>
      <w:r w:rsidR="00AD0C14" w:rsidRPr="000A0FE2">
        <w:t>Atreya</w:t>
      </w:r>
      <w:proofErr w:type="spellEnd"/>
      <w:r w:rsidR="00AD0C14" w:rsidRPr="000A0FE2">
        <w:t xml:space="preserve">,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w:t>
      </w:r>
      <w:proofErr w:type="spellStart"/>
      <w:r w:rsidR="00AD0C14" w:rsidRPr="000A0FE2">
        <w:t>Kupče</w:t>
      </w:r>
      <w:proofErr w:type="spellEnd"/>
      <w:r w:rsidR="00AD0C14" w:rsidRPr="000A0FE2">
        <w:t xml:space="preserve">,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w:t>
      </w:r>
      <w:proofErr w:type="spellStart"/>
      <w:r w:rsidRPr="000A0FE2">
        <w:t>Nolis</w:t>
      </w:r>
      <w:proofErr w:type="spellEnd"/>
      <w:r w:rsidRPr="000A0FE2">
        <w:t xml:space="preserve">, T. </w:t>
      </w:r>
      <w:proofErr w:type="spellStart"/>
      <w:r w:rsidRPr="000A0FE2">
        <w:t>Parella</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13507–13510; b) V. M. R. </w:t>
      </w:r>
      <w:proofErr w:type="spellStart"/>
      <w:r w:rsidRPr="000A0FE2">
        <w:t>Kakita</w:t>
      </w:r>
      <w:proofErr w:type="spellEnd"/>
      <w:r w:rsidRPr="000A0FE2">
        <w:t xml:space="preserve">, K. </w:t>
      </w:r>
      <w:proofErr w:type="spellStart"/>
      <w:r w:rsidRPr="000A0FE2">
        <w:t>Rachineni</w:t>
      </w:r>
      <w:proofErr w:type="spellEnd"/>
      <w:r w:rsidRPr="000A0FE2">
        <w:t xml:space="preserve">, M. </w:t>
      </w:r>
      <w:proofErr w:type="spellStart"/>
      <w:r w:rsidRPr="000A0FE2">
        <w:t>Bopardikar</w:t>
      </w:r>
      <w:proofErr w:type="spellEnd"/>
      <w:r w:rsidRPr="000A0FE2">
        <w:t xml:space="preserve">, R. V. Hosur, </w:t>
      </w:r>
      <w:r w:rsidRPr="000A0FE2">
        <w:rPr>
          <w:i/>
        </w:rPr>
        <w:t xml:space="preserve">J. </w:t>
      </w:r>
      <w:proofErr w:type="spellStart"/>
      <w:r w:rsidRPr="000A0FE2">
        <w:rPr>
          <w:i/>
        </w:rPr>
        <w:t>Magn</w:t>
      </w:r>
      <w:proofErr w:type="spellEnd"/>
      <w:r w:rsidRPr="000A0FE2">
        <w:rPr>
          <w:i/>
        </w:rPr>
        <w:t>.</w:t>
      </w:r>
      <w:r w:rsidRPr="000A0FE2">
        <w:t xml:space="preserve"> </w:t>
      </w:r>
      <w:proofErr w:type="spellStart"/>
      <w:r w:rsidRPr="000A0FE2">
        <w:rPr>
          <w:i/>
        </w:rPr>
        <w:t>Reson</w:t>
      </w:r>
      <w:proofErr w:type="spellEnd"/>
      <w:r w:rsidRPr="000A0FE2">
        <w:rPr>
          <w:i/>
        </w:rPr>
        <w:t xml:space="preserve">. </w:t>
      </w:r>
      <w:r w:rsidRPr="000A0FE2">
        <w:rPr>
          <w:b/>
        </w:rPr>
        <w:t>2018</w:t>
      </w:r>
      <w:r w:rsidRPr="000A0FE2">
        <w:t xml:space="preserve">, </w:t>
      </w:r>
      <w:r w:rsidRPr="000A0FE2">
        <w:rPr>
          <w:i/>
        </w:rPr>
        <w:t>297</w:t>
      </w:r>
      <w:r w:rsidRPr="000A0FE2">
        <w:t xml:space="preserve">, 108–112; c) T. M. Nagy, T. </w:t>
      </w:r>
      <w:proofErr w:type="spellStart"/>
      <w:r w:rsidRPr="000A0FE2">
        <w:t>Gyöngyösi</w:t>
      </w:r>
      <w:proofErr w:type="spellEnd"/>
      <w:r w:rsidRPr="000A0FE2">
        <w:t xml:space="preserve">,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2019</w:t>
      </w:r>
      <w:r w:rsidRPr="000A0FE2">
        <w:t xml:space="preserve">, </w:t>
      </w:r>
      <w:r w:rsidRPr="000A0FE2">
        <w:rPr>
          <w:i/>
        </w:rPr>
        <w:t>55</w:t>
      </w:r>
      <w:r w:rsidRPr="000A0FE2">
        <w:t xml:space="preserve">, 12208–12211; d)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e)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298</w:t>
      </w:r>
      <w:r w:rsidRPr="000A0FE2">
        <w:t xml:space="preserve">, 23–30; f) P. </w:t>
      </w:r>
      <w:proofErr w:type="spellStart"/>
      <w:r w:rsidRPr="000A0FE2">
        <w:t>Nolis</w:t>
      </w:r>
      <w:proofErr w:type="spellEnd"/>
      <w:r w:rsidRPr="000A0FE2">
        <w:t xml:space="preserve">, T. </w:t>
      </w:r>
      <w:proofErr w:type="spellStart"/>
      <w:r w:rsidRPr="000A0FE2">
        <w:t>Parella</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w:t>
      </w:r>
      <w:proofErr w:type="spellStart"/>
      <w:r w:rsidRPr="000A0FE2">
        <w:t>Kakita</w:t>
      </w:r>
      <w:proofErr w:type="spellEnd"/>
      <w:r w:rsidRPr="000A0FE2">
        <w:t xml:space="preserve">,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2020</w:t>
      </w:r>
      <w:r w:rsidRPr="000A0FE2">
        <w:t xml:space="preserve">, </w:t>
      </w:r>
      <w:r w:rsidRPr="000A0FE2">
        <w:rPr>
          <w:i/>
        </w:rPr>
        <w:t>316</w:t>
      </w:r>
      <w:r w:rsidRPr="000A0FE2">
        <w:t>, 106767.</w:t>
      </w:r>
    </w:p>
    <w:p w14:paraId="4B5FDEEF" w14:textId="712CCDCD" w:rsidR="00AD0C14" w:rsidRPr="000A0FE2" w:rsidRDefault="00AD0C14" w:rsidP="00C6667A">
      <w:pPr>
        <w:pStyle w:val="References"/>
      </w:pPr>
      <w:r w:rsidRPr="000A0FE2">
        <w:rPr>
          <w:color w:val="000000"/>
        </w:rPr>
        <w:t>[6]</w:t>
      </w:r>
      <w:r w:rsidRPr="000A0FE2">
        <w:rPr>
          <w:color w:val="000000"/>
        </w:rPr>
        <w:tab/>
      </w:r>
      <w:r w:rsidRPr="000A0FE2">
        <w:t xml:space="preserve">a) Ē. </w:t>
      </w:r>
      <w:proofErr w:type="spellStart"/>
      <w:r w:rsidRPr="000A0FE2">
        <w:t>Kupče</w:t>
      </w:r>
      <w:proofErr w:type="spellEnd"/>
      <w:r w:rsidRPr="000A0FE2">
        <w:t xml:space="preserve">, T. D. W. Claridge, </w:t>
      </w:r>
      <w:proofErr w:type="spellStart"/>
      <w:r w:rsidRPr="000A0FE2">
        <w:rPr>
          <w:i/>
        </w:rPr>
        <w:t>Angew</w:t>
      </w:r>
      <w:proofErr w:type="spellEnd"/>
      <w:r w:rsidRPr="000A0FE2">
        <w:rPr>
          <w:i/>
        </w:rPr>
        <w:t xml:space="preserve">. Chem. Int. Ed. </w:t>
      </w:r>
      <w:r w:rsidRPr="000A0FE2">
        <w:rPr>
          <w:b/>
        </w:rPr>
        <w:t>2017</w:t>
      </w:r>
      <w:r w:rsidRPr="000A0FE2">
        <w:t xml:space="preserve">, </w:t>
      </w:r>
      <w:r w:rsidRPr="000A0FE2">
        <w:rPr>
          <w:i/>
        </w:rPr>
        <w:t>56</w:t>
      </w:r>
      <w:r w:rsidRPr="000A0FE2">
        <w:t xml:space="preserve">, 11779–11783; b) Ē. </w:t>
      </w:r>
      <w:proofErr w:type="spellStart"/>
      <w:r w:rsidRPr="000A0FE2">
        <w:t>Kupče</w:t>
      </w:r>
      <w:proofErr w:type="spellEnd"/>
      <w:r w:rsidRPr="000A0FE2">
        <w:t xml:space="preserve">, T. D. W. Claridge,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7139–7142; c) T. D. W. Claridge, M. </w:t>
      </w:r>
      <w:proofErr w:type="spellStart"/>
      <w:r w:rsidRPr="000A0FE2">
        <w:t>Mayzel</w:t>
      </w:r>
      <w:proofErr w:type="spellEnd"/>
      <w:r w:rsidRPr="000A0FE2">
        <w:t xml:space="preserve">, Ē. </w:t>
      </w:r>
      <w:proofErr w:type="spellStart"/>
      <w:r w:rsidRPr="000A0FE2">
        <w:t>Kupče</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2019</w:t>
      </w:r>
      <w:r w:rsidRPr="000A0FE2">
        <w:t xml:space="preserve">, </w:t>
      </w:r>
      <w:r w:rsidRPr="000A0FE2">
        <w:rPr>
          <w:i/>
        </w:rPr>
        <w:t>57</w:t>
      </w:r>
      <w:r w:rsidRPr="000A0FE2">
        <w:t xml:space="preserve">, 946–952; d) Ē. </w:t>
      </w:r>
      <w:proofErr w:type="spellStart"/>
      <w:r w:rsidRPr="000A0FE2">
        <w:t>Kupče</w:t>
      </w:r>
      <w:proofErr w:type="spellEnd"/>
      <w:r w:rsidRPr="000A0FE2">
        <w:t xml:space="preserve">, T. D. W. Claridge,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307</w:t>
      </w:r>
      <w:r w:rsidRPr="000A0FE2">
        <w:t>, 106568.</w:t>
      </w:r>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5DC0D29E" w:rsidR="00AD0C14" w:rsidRPr="000A0FE2" w:rsidRDefault="00AD0C14" w:rsidP="00C6667A">
      <w:pPr>
        <w:pStyle w:val="References"/>
      </w:pPr>
      <w:r w:rsidRPr="000A0FE2">
        <w:rPr>
          <w:color w:val="000000"/>
        </w:rPr>
        <w:t>[8]</w:t>
      </w:r>
      <w:r w:rsidRPr="000A0FE2">
        <w:rPr>
          <w:color w:val="000000"/>
        </w:rPr>
        <w:tab/>
      </w:r>
      <w:r w:rsidRPr="000A0FE2">
        <w:t xml:space="preserve">a) J. R. </w:t>
      </w:r>
      <w:proofErr w:type="spellStart"/>
      <w:r w:rsidRPr="000A0FE2">
        <w:t>Garbow</w:t>
      </w:r>
      <w:proofErr w:type="spellEnd"/>
      <w:r w:rsidRPr="000A0FE2">
        <w:t xml:space="preserve">, D. P. </w:t>
      </w:r>
      <w:proofErr w:type="spellStart"/>
      <w:r w:rsidRPr="000A0FE2">
        <w:t>Weitekamp</w:t>
      </w:r>
      <w:proofErr w:type="spellEnd"/>
      <w:r w:rsidRPr="000A0FE2">
        <w:t xml:space="preserve">, A. Pines, </w:t>
      </w:r>
      <w:r w:rsidRPr="000A0FE2">
        <w:rPr>
          <w:i/>
        </w:rPr>
        <w:t xml:space="preserve">Chem. Phys. Lett. </w:t>
      </w:r>
      <w:r w:rsidRPr="000A0FE2">
        <w:rPr>
          <w:b/>
        </w:rPr>
        <w:t>1982</w:t>
      </w:r>
      <w:r w:rsidRPr="000A0FE2">
        <w:t xml:space="preserve">, </w:t>
      </w:r>
      <w:r w:rsidRPr="000A0FE2">
        <w:rPr>
          <w:i/>
        </w:rPr>
        <w:t>93</w:t>
      </w:r>
      <w:r w:rsidRPr="000A0FE2">
        <w:t xml:space="preserve">, 504–509; b) S. </w:t>
      </w:r>
      <w:proofErr w:type="spellStart"/>
      <w:r w:rsidRPr="000A0FE2">
        <w:t>Wimperis</w:t>
      </w:r>
      <w:proofErr w:type="spellEnd"/>
      <w:r w:rsidRPr="000A0FE2">
        <w:t xml:space="preserve">, R. Freeman,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1984</w:t>
      </w:r>
      <w:r w:rsidRPr="000A0FE2">
        <w:t xml:space="preserve">, </w:t>
      </w:r>
      <w:r w:rsidRPr="000A0FE2">
        <w:rPr>
          <w:i/>
        </w:rPr>
        <w:t>58</w:t>
      </w:r>
      <w:r w:rsidRPr="000A0FE2">
        <w:t xml:space="preserve">, 348–353; c) D. </w:t>
      </w:r>
      <w:proofErr w:type="spellStart"/>
      <w:r w:rsidRPr="000A0FE2">
        <w:t>Uhrin</w:t>
      </w:r>
      <w:proofErr w:type="spellEnd"/>
      <w:r w:rsidRPr="000A0FE2">
        <w:t xml:space="preserve">, T. </w:t>
      </w:r>
      <w:proofErr w:type="spellStart"/>
      <w:r w:rsidRPr="000A0FE2">
        <w:t>Liptaj</w:t>
      </w:r>
      <w:proofErr w:type="spellEnd"/>
      <w:r w:rsidRPr="000A0FE2">
        <w:t xml:space="preserve">, K. E. </w:t>
      </w:r>
      <w:proofErr w:type="spellStart"/>
      <w:r w:rsidRPr="000A0FE2">
        <w:t>Kövér</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1993</w:t>
      </w:r>
      <w:r w:rsidRPr="000A0FE2">
        <w:t xml:space="preserve">, </w:t>
      </w:r>
      <w:r w:rsidRPr="000A0FE2">
        <w:rPr>
          <w:i/>
        </w:rPr>
        <w:t>101</w:t>
      </w:r>
      <w:r w:rsidRPr="000A0FE2">
        <w:t xml:space="preserve">, 41–46; d)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125</w:t>
      </w:r>
      <w:r w:rsidRPr="000A0FE2">
        <w:t xml:space="preserve">, 202–206; e)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w:t>
      </w:r>
      <w:proofErr w:type="spellStart"/>
      <w:r w:rsidRPr="000A0FE2">
        <w:t>Gossert</w:t>
      </w:r>
      <w:proofErr w:type="spellEnd"/>
      <w:r w:rsidRPr="000A0FE2">
        <w:t xml:space="preserve">,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1991</w:t>
      </w:r>
      <w:r w:rsidRPr="000A0FE2">
        <w:t xml:space="preserve">, </w:t>
      </w:r>
      <w:r w:rsidRPr="000A0FE2">
        <w:rPr>
          <w:i/>
        </w:rPr>
        <w:t>93</w:t>
      </w:r>
      <w:r w:rsidRPr="000A0FE2">
        <w:t xml:space="preserve">, 151–170; b) L. Kay, P. </w:t>
      </w:r>
      <w:proofErr w:type="spellStart"/>
      <w:r w:rsidRPr="000A0FE2">
        <w:t>Keifer</w:t>
      </w:r>
      <w:proofErr w:type="spellEnd"/>
      <w:r w:rsidRPr="000A0FE2">
        <w:t xml:space="preserve">,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1990</w:t>
      </w:r>
      <w:r w:rsidRPr="000A0FE2">
        <w:t xml:space="preserve">, </w:t>
      </w:r>
      <w:r w:rsidRPr="000A0FE2">
        <w:rPr>
          <w:i/>
        </w:rPr>
        <w:t>88</w:t>
      </w:r>
      <w:r w:rsidRPr="000A0FE2">
        <w:t xml:space="preserve">, 72–85; b) J. Cavanagh, M. </w:t>
      </w:r>
      <w:proofErr w:type="spellStart"/>
      <w:r w:rsidRPr="000A0FE2">
        <w:t>Rance</w:t>
      </w:r>
      <w:proofErr w:type="spellEnd"/>
      <w:r w:rsidRPr="000A0FE2">
        <w:t xml:space="preserve">, </w:t>
      </w:r>
      <w:proofErr w:type="spellStart"/>
      <w:r w:rsidRPr="000A0FE2">
        <w:rPr>
          <w:i/>
        </w:rPr>
        <w:t>Annu</w:t>
      </w:r>
      <w:proofErr w:type="spellEnd"/>
      <w:r w:rsidRPr="000A0FE2">
        <w:rPr>
          <w:i/>
        </w:rPr>
        <w:t xml:space="preserve">. Rep. NMR </w:t>
      </w:r>
      <w:proofErr w:type="spellStart"/>
      <w:r w:rsidRPr="000A0FE2">
        <w:rPr>
          <w:i/>
        </w:rPr>
        <w:t>Spectrosc</w:t>
      </w:r>
      <w:proofErr w:type="spellEnd"/>
      <w:r w:rsidRPr="000A0FE2">
        <w:rPr>
          <w:i/>
        </w:rPr>
        <w:t xml:space="preserve">.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w:t>
      </w:r>
      <w:proofErr w:type="spellStart"/>
      <w:r w:rsidRPr="000A0FE2">
        <w:t>Koos</w:t>
      </w:r>
      <w:proofErr w:type="spellEnd"/>
      <w:r w:rsidRPr="000A0FE2">
        <w:t xml:space="preserve">, G. </w:t>
      </w:r>
      <w:proofErr w:type="spellStart"/>
      <w:r w:rsidRPr="000A0FE2">
        <w:t>Kummerlöwe</w:t>
      </w:r>
      <w:proofErr w:type="spellEnd"/>
      <w:r w:rsidRPr="000A0FE2">
        <w:t xml:space="preserve">, L. </w:t>
      </w:r>
      <w:proofErr w:type="spellStart"/>
      <w:r w:rsidRPr="000A0FE2">
        <w:t>Kaltschnee</w:t>
      </w:r>
      <w:proofErr w:type="spellEnd"/>
      <w:r w:rsidRPr="000A0FE2">
        <w:t xml:space="preserve">, C. M. Thiele, B. </w:t>
      </w:r>
      <w:proofErr w:type="spellStart"/>
      <w:r w:rsidRPr="000A0FE2">
        <w:t>Luy</w:t>
      </w:r>
      <w:proofErr w:type="spellEnd"/>
      <w:r w:rsidRPr="000A0FE2">
        <w:t xml:space="preserve">, </w:t>
      </w:r>
      <w:proofErr w:type="spellStart"/>
      <w:r w:rsidRPr="000A0FE2">
        <w:rPr>
          <w:i/>
        </w:rPr>
        <w:t>Angew</w:t>
      </w:r>
      <w:proofErr w:type="spellEnd"/>
      <w:r w:rsidRPr="000A0FE2">
        <w:rPr>
          <w:i/>
        </w:rPr>
        <w:t xml:space="preserve">.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t>[13]</w:t>
      </w:r>
      <w:r w:rsidRPr="000A0FE2">
        <w:rPr>
          <w:color w:val="000000"/>
        </w:rPr>
        <w:tab/>
      </w:r>
      <w:r w:rsidRPr="000A0FE2">
        <w:t xml:space="preserve">a) J. </w:t>
      </w:r>
      <w:proofErr w:type="spellStart"/>
      <w:r w:rsidRPr="000A0FE2">
        <w:t>Schleucher</w:t>
      </w:r>
      <w:proofErr w:type="spellEnd"/>
      <w:r w:rsidRPr="000A0FE2">
        <w:t xml:space="preserve">, M. </w:t>
      </w:r>
      <w:proofErr w:type="spellStart"/>
      <w:r w:rsidRPr="000A0FE2">
        <w:t>Schwendinger</w:t>
      </w:r>
      <w:proofErr w:type="spellEnd"/>
      <w:r w:rsidRPr="000A0FE2">
        <w:t xml:space="preserve">, M. Sattler, P. Schmidt, O. </w:t>
      </w:r>
      <w:proofErr w:type="spellStart"/>
      <w:r w:rsidRPr="000A0FE2">
        <w:t>Schedletzky</w:t>
      </w:r>
      <w:proofErr w:type="spellEnd"/>
      <w:r w:rsidRPr="000A0FE2">
        <w:t xml:space="preserve">, S. J. Glaser, O. W. </w:t>
      </w:r>
      <w:proofErr w:type="spellStart"/>
      <w:r w:rsidRPr="000A0FE2">
        <w:t>Sørensen</w:t>
      </w:r>
      <w:proofErr w:type="spellEnd"/>
      <w:r w:rsidRPr="000A0FE2">
        <w:t xml:space="preserve">, C. </w:t>
      </w:r>
      <w:proofErr w:type="spellStart"/>
      <w:r w:rsidRPr="000A0FE2">
        <w:t>Griesinger</w:t>
      </w:r>
      <w:proofErr w:type="spellEnd"/>
      <w:r w:rsidRPr="000A0FE2">
        <w:t xml:space="preserve">, </w:t>
      </w:r>
      <w:r w:rsidRPr="000A0FE2">
        <w:rPr>
          <w:i/>
        </w:rPr>
        <w:t xml:space="preserve">J. </w:t>
      </w:r>
      <w:proofErr w:type="spellStart"/>
      <w:r w:rsidRPr="000A0FE2">
        <w:rPr>
          <w:i/>
        </w:rPr>
        <w:t>Biomol</w:t>
      </w:r>
      <w:proofErr w:type="spellEnd"/>
      <w:r w:rsidRPr="000A0FE2">
        <w:rPr>
          <w:i/>
        </w:rPr>
        <w:t xml:space="preserve">. NMR </w:t>
      </w:r>
      <w:r w:rsidRPr="000A0FE2">
        <w:rPr>
          <w:b/>
        </w:rPr>
        <w:t>1994</w:t>
      </w:r>
      <w:r w:rsidRPr="000A0FE2">
        <w:t xml:space="preserve">, </w:t>
      </w:r>
      <w:r w:rsidRPr="000A0FE2">
        <w:rPr>
          <w:i/>
        </w:rPr>
        <w:t>4</w:t>
      </w:r>
      <w:r w:rsidRPr="000A0FE2">
        <w:t xml:space="preserve">, 301–306; b) G. </w:t>
      </w:r>
      <w:proofErr w:type="spellStart"/>
      <w:r w:rsidRPr="000A0FE2">
        <w:t>Kontaxis</w:t>
      </w:r>
      <w:proofErr w:type="spellEnd"/>
      <w:r w:rsidRPr="000A0FE2">
        <w:t xml:space="preserve">, J. Stonehouse, E. D. Laue, J. Keeler,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1994</w:t>
      </w:r>
      <w:r w:rsidRPr="000A0FE2">
        <w:t xml:space="preserve">, </w:t>
      </w:r>
      <w:r w:rsidRPr="000A0FE2">
        <w:rPr>
          <w:i/>
        </w:rPr>
        <w:t>111</w:t>
      </w:r>
      <w:r w:rsidRPr="000A0FE2">
        <w:t>, 70–76.</w:t>
      </w:r>
    </w:p>
    <w:p w14:paraId="3C4DDA61" w14:textId="6F5302B1" w:rsidR="006638FC" w:rsidRPr="000A0FE2" w:rsidRDefault="006638FC" w:rsidP="00C6667A">
      <w:pPr>
        <w:pStyle w:val="References"/>
      </w:pPr>
      <w:r w:rsidRPr="000A0FE2">
        <w:rPr>
          <w:color w:val="000000"/>
        </w:rPr>
        <w:t>[14]</w:t>
      </w:r>
      <w:r w:rsidRPr="000A0FE2">
        <w:rPr>
          <w:color w:val="000000"/>
        </w:rPr>
        <w:tab/>
      </w:r>
      <w:commentRangeStart w:id="20"/>
      <w:r w:rsidRPr="000A0FE2">
        <w:t xml:space="preserve">A. L. Hansen, Ē. </w:t>
      </w:r>
      <w:proofErr w:type="spellStart"/>
      <w:r w:rsidRPr="000A0FE2">
        <w:t>Kupče</w:t>
      </w:r>
      <w:proofErr w:type="spellEnd"/>
      <w:r w:rsidRPr="000A0FE2">
        <w:t xml:space="preserve">, D.-W. Li, L. </w:t>
      </w:r>
      <w:proofErr w:type="spellStart"/>
      <w:r w:rsidRPr="000A0FE2">
        <w:t>Bruschweiler</w:t>
      </w:r>
      <w:proofErr w:type="spellEnd"/>
      <w:r w:rsidRPr="000A0FE2">
        <w:t xml:space="preserve">-Li, C. Wang, R. </w:t>
      </w:r>
      <w:proofErr w:type="spellStart"/>
      <w:r w:rsidRPr="000A0FE2">
        <w:t>Brüschweiler</w:t>
      </w:r>
      <w:proofErr w:type="spellEnd"/>
      <w:r w:rsidRPr="000A0FE2">
        <w:t xml:space="preserve">, “2D NMR-based Metabolomics with HSQC/TOCSY NOAH Supersequences”, submitted for publication, </w:t>
      </w:r>
      <w:r w:rsidRPr="000A0FE2">
        <w:rPr>
          <w:b/>
        </w:rPr>
        <w:t>2021</w:t>
      </w:r>
      <w:r w:rsidRPr="000A0FE2">
        <w:t>.</w:t>
      </w:r>
      <w:commentRangeEnd w:id="20"/>
      <w:r w:rsidR="000A0FE2" w:rsidRPr="000A0FE2">
        <w:rPr>
          <w:rStyle w:val="CommentReference"/>
          <w:rFonts w:ascii="Times New Roman" w:hAnsi="Times New Roman"/>
        </w:rPr>
        <w:commentReference w:id="20"/>
      </w:r>
    </w:p>
    <w:p w14:paraId="2B9E6B9B" w14:textId="4C5AEF89" w:rsidR="006638FC" w:rsidRPr="000A0FE2" w:rsidRDefault="006638FC" w:rsidP="00C6667A">
      <w:pPr>
        <w:pStyle w:val="References"/>
      </w:pPr>
      <w:r w:rsidRPr="000A0FE2">
        <w:rPr>
          <w:color w:val="000000"/>
        </w:rPr>
        <w:t>[15]</w:t>
      </w:r>
      <w:r w:rsidRPr="000A0FE2">
        <w:rPr>
          <w:color w:val="000000"/>
        </w:rPr>
        <w:tab/>
      </w:r>
      <w:r w:rsidRPr="000A0FE2">
        <w:t xml:space="preserve">T. </w:t>
      </w:r>
      <w:proofErr w:type="spellStart"/>
      <w:r w:rsidRPr="000A0FE2">
        <w:t>Parella</w:t>
      </w:r>
      <w:proofErr w:type="spellEnd"/>
      <w:r w:rsidRPr="000A0FE2">
        <w:t>, F. Sánchez-</w:t>
      </w:r>
      <w:proofErr w:type="spellStart"/>
      <w:r w:rsidRPr="000A0FE2">
        <w:t>Ferrando</w:t>
      </w:r>
      <w:proofErr w:type="spellEnd"/>
      <w:r w:rsidRPr="000A0FE2">
        <w:t xml:space="preserve">, A. </w:t>
      </w:r>
      <w:proofErr w:type="spellStart"/>
      <w:r w:rsidRPr="000A0FE2">
        <w:t>Virgili</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126</w:t>
      </w:r>
      <w:r w:rsidRPr="000A0FE2">
        <w:t>, 274–277.</w:t>
      </w:r>
    </w:p>
    <w:p w14:paraId="57A42818" w14:textId="168C6367" w:rsidR="006638FC" w:rsidRPr="000A0FE2" w:rsidRDefault="006638FC" w:rsidP="00C6667A">
      <w:pPr>
        <w:pStyle w:val="References"/>
      </w:pPr>
      <w:r w:rsidRPr="000A0FE2">
        <w:rPr>
          <w:color w:val="000000"/>
        </w:rPr>
        <w:t>[16]</w:t>
      </w:r>
      <w:r w:rsidRPr="000A0FE2">
        <w:rPr>
          <w:color w:val="000000"/>
        </w:rPr>
        <w:tab/>
      </w:r>
      <w:r w:rsidRPr="000A0FE2">
        <w:t xml:space="preserve">a) D. Tufts, R. </w:t>
      </w:r>
      <w:proofErr w:type="spellStart"/>
      <w:r w:rsidRPr="000A0FE2">
        <w:t>Kumaresan</w:t>
      </w:r>
      <w:proofErr w:type="spellEnd"/>
      <w:r w:rsidRPr="000A0FE2">
        <w:t xml:space="preserve">, </w:t>
      </w:r>
      <w:r w:rsidRPr="000A0FE2">
        <w:rPr>
          <w:i/>
        </w:rPr>
        <w:t xml:space="preserve">IEEE Trans. </w:t>
      </w:r>
      <w:proofErr w:type="spellStart"/>
      <w:r w:rsidRPr="000A0FE2">
        <w:rPr>
          <w:i/>
        </w:rPr>
        <w:t>Acoust</w:t>
      </w:r>
      <w:proofErr w:type="spellEnd"/>
      <w:r w:rsidRPr="000A0FE2">
        <w:rPr>
          <w:i/>
        </w:rPr>
        <w:t xml:space="preserve">. Speech Signal Process. </w:t>
      </w:r>
      <w:r w:rsidRPr="000A0FE2">
        <w:rPr>
          <w:b/>
        </w:rPr>
        <w:t>1982</w:t>
      </w:r>
      <w:r w:rsidRPr="000A0FE2">
        <w:t xml:space="preserve">, </w:t>
      </w:r>
      <w:r w:rsidRPr="000A0FE2">
        <w:rPr>
          <w:i/>
        </w:rPr>
        <w:t>30</w:t>
      </w:r>
      <w:r w:rsidRPr="000A0FE2">
        <w:t>, 671–675; b)</w:t>
      </w:r>
      <w:ins w:id="21" w:author="Jonathan Yong" w:date="2021-03-12T21:41:00Z">
        <w:r w:rsidR="00BB2E19" w:rsidRPr="00BB2E19">
          <w:t xml:space="preserve"> J. J. Led, H. </w:t>
        </w:r>
        <w:proofErr w:type="spellStart"/>
        <w:r w:rsidR="00BB2E19" w:rsidRPr="00BB2E19">
          <w:t>Gesmar</w:t>
        </w:r>
        <w:proofErr w:type="spellEnd"/>
        <w:r w:rsidR="00BB2E19" w:rsidRPr="00BB2E19">
          <w:t xml:space="preserve">, </w:t>
        </w:r>
        <w:r w:rsidR="00BB2E19" w:rsidRPr="00BB2E19">
          <w:rPr>
            <w:i/>
            <w:iCs/>
          </w:rPr>
          <w:t>Chem. Rev.</w:t>
        </w:r>
        <w:r w:rsidR="00BB2E19" w:rsidRPr="00BB2E19">
          <w:t xml:space="preserve"> </w:t>
        </w:r>
        <w:r w:rsidR="00BB2E19" w:rsidRPr="00BB2E19">
          <w:rPr>
            <w:b/>
            <w:bCs/>
          </w:rPr>
          <w:t>1991</w:t>
        </w:r>
        <w:r w:rsidR="00BB2E19" w:rsidRPr="00BB2E19">
          <w:t xml:space="preserve">, </w:t>
        </w:r>
        <w:r w:rsidR="00BB2E19" w:rsidRPr="00BB2E19">
          <w:rPr>
            <w:i/>
            <w:iCs/>
          </w:rPr>
          <w:t>91</w:t>
        </w:r>
        <w:r w:rsidR="00BB2E19" w:rsidRPr="00BB2E19">
          <w:t>, 1413–1426</w:t>
        </w:r>
        <w:r w:rsidR="00BB2E19">
          <w:t>; c)</w:t>
        </w:r>
      </w:ins>
      <w:r w:rsidRPr="000A0FE2">
        <w:t xml:space="preserve"> P. Koehl,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1999</w:t>
      </w:r>
      <w:r w:rsidRPr="000A0FE2">
        <w:t xml:space="preserve">, </w:t>
      </w:r>
      <w:r w:rsidRPr="000A0FE2">
        <w:rPr>
          <w:i/>
        </w:rPr>
        <w:t>34</w:t>
      </w:r>
      <w:r w:rsidRPr="000A0FE2">
        <w:t>, 257–299.</w:t>
      </w:r>
    </w:p>
    <w:p w14:paraId="65D2A793" w14:textId="7F288AD3" w:rsidR="006638FC" w:rsidRPr="000A0FE2" w:rsidRDefault="006638FC" w:rsidP="00C6667A">
      <w:pPr>
        <w:pStyle w:val="References"/>
      </w:pPr>
      <w:r w:rsidRPr="000A0FE2">
        <w:rPr>
          <w:color w:val="000000"/>
        </w:rPr>
        <w:t>[17]</w:t>
      </w:r>
      <w:r w:rsidRPr="000A0FE2">
        <w:rPr>
          <w:color w:val="000000"/>
        </w:rPr>
        <w:tab/>
      </w:r>
      <w:r w:rsidRPr="000A0FE2">
        <w:t xml:space="preserve">a)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b)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b/>
        </w:rPr>
        <w:t>2019</w:t>
      </w:r>
      <w:r w:rsidRPr="000A0FE2">
        <w:t xml:space="preserve">, </w:t>
      </w:r>
      <w:r w:rsidRPr="000A0FE2">
        <w:rPr>
          <w:i/>
        </w:rPr>
        <w:t>298</w:t>
      </w:r>
      <w:r w:rsidRPr="000A0FE2">
        <w:t>, 23–30.</w:t>
      </w:r>
    </w:p>
    <w:p w14:paraId="4341DC98" w14:textId="00678DA4" w:rsidR="00773C4B" w:rsidRPr="000A0FE2" w:rsidRDefault="006638FC" w:rsidP="006638FC">
      <w:pPr>
        <w:pStyle w:val="References"/>
      </w:pPr>
      <w:r w:rsidRPr="000A0FE2">
        <w:rPr>
          <w:color w:val="000000"/>
        </w:rPr>
        <w:t>[18]</w:t>
      </w:r>
      <w:r w:rsidRPr="000A0FE2">
        <w:rPr>
          <w:color w:val="000000"/>
        </w:rPr>
        <w:tab/>
      </w:r>
      <w:r w:rsidRPr="000A0FE2">
        <w:t xml:space="preserve">a) K. </w:t>
      </w:r>
      <w:proofErr w:type="spellStart"/>
      <w:r w:rsidRPr="000A0FE2">
        <w:t>Kazimierczuk</w:t>
      </w:r>
      <w:proofErr w:type="spellEnd"/>
      <w:r w:rsidRPr="000A0FE2">
        <w:t xml:space="preserve">, J. Stanek, A. </w:t>
      </w:r>
      <w:proofErr w:type="spellStart"/>
      <w:r w:rsidRPr="000A0FE2">
        <w:t>Zawadzka-Kazimierczuk</w:t>
      </w:r>
      <w:proofErr w:type="spellEnd"/>
      <w:r w:rsidRPr="000A0FE2">
        <w:t xml:space="preserve">, W. </w:t>
      </w:r>
      <w:proofErr w:type="spellStart"/>
      <w:r w:rsidRPr="000A0FE2">
        <w:t>Koźmiński</w:t>
      </w:r>
      <w:proofErr w:type="spellEnd"/>
      <w:r w:rsidRPr="000A0FE2">
        <w:t xml:space="preserve">,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2010</w:t>
      </w:r>
      <w:r w:rsidRPr="000A0FE2">
        <w:t xml:space="preserve">, </w:t>
      </w:r>
      <w:r w:rsidRPr="000A0FE2">
        <w:rPr>
          <w:i/>
        </w:rPr>
        <w:t>57</w:t>
      </w:r>
      <w:r w:rsidRPr="000A0FE2">
        <w:t xml:space="preserve">, 420–434; b) M. </w:t>
      </w:r>
      <w:proofErr w:type="spellStart"/>
      <w:r w:rsidRPr="000A0FE2">
        <w:t>Mobli</w:t>
      </w:r>
      <w:proofErr w:type="spellEnd"/>
      <w:r w:rsidRPr="000A0FE2">
        <w:t xml:space="preserve">, J. C. Hoch,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2014</w:t>
      </w:r>
      <w:r w:rsidRPr="000A0FE2">
        <w:t xml:space="preserve">, </w:t>
      </w:r>
      <w:r w:rsidRPr="000A0FE2">
        <w:rPr>
          <w:i/>
        </w:rPr>
        <w:t>83</w:t>
      </w:r>
      <w:r w:rsidRPr="000A0FE2">
        <w:t xml:space="preserve">, 21–41; c) K. </w:t>
      </w:r>
      <w:proofErr w:type="spellStart"/>
      <w:r w:rsidRPr="000A0FE2">
        <w:t>Kazimierczuk</w:t>
      </w:r>
      <w:proofErr w:type="spellEnd"/>
      <w:r w:rsidRPr="000A0FE2">
        <w:t xml:space="preserve">, V. </w:t>
      </w:r>
      <w:proofErr w:type="spellStart"/>
      <w:r w:rsidRPr="000A0FE2">
        <w:t>Orekhov</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2015</w:t>
      </w:r>
      <w:r w:rsidRPr="000A0FE2">
        <w:t xml:space="preserve">, </w:t>
      </w:r>
      <w:r w:rsidRPr="000A0FE2">
        <w:rPr>
          <w:i/>
        </w:rPr>
        <w:t>53</w:t>
      </w:r>
      <w:r w:rsidRPr="000A0FE2">
        <w:t xml:space="preserve">, 921–926; d) D. </w:t>
      </w:r>
      <w:proofErr w:type="spellStart"/>
      <w:r w:rsidRPr="000A0FE2">
        <w:t>Gołowicz</w:t>
      </w:r>
      <w:proofErr w:type="spellEnd"/>
      <w:r w:rsidRPr="000A0FE2">
        <w:t xml:space="preserve">, P. </w:t>
      </w:r>
      <w:proofErr w:type="spellStart"/>
      <w:r w:rsidRPr="000A0FE2">
        <w:t>Kasprzak</w:t>
      </w:r>
      <w:proofErr w:type="spellEnd"/>
      <w:r w:rsidRPr="000A0FE2">
        <w:t xml:space="preserve">, V. </w:t>
      </w:r>
      <w:proofErr w:type="spellStart"/>
      <w:r w:rsidRPr="000A0FE2">
        <w:t>Orekhov</w:t>
      </w:r>
      <w:proofErr w:type="spellEnd"/>
      <w:r w:rsidRPr="000A0FE2">
        <w:t xml:space="preserve">, K. </w:t>
      </w:r>
      <w:proofErr w:type="spellStart"/>
      <w:r w:rsidRPr="000A0FE2">
        <w:t>Kazimierczuk</w:t>
      </w:r>
      <w:proofErr w:type="spellEnd"/>
      <w:r w:rsidRPr="000A0FE2">
        <w:t xml:space="preserve">, </w:t>
      </w:r>
      <w:r w:rsidRPr="000A0FE2">
        <w:rPr>
          <w:i/>
        </w:rPr>
        <w:t xml:space="preserve">Prog. </w:t>
      </w:r>
      <w:proofErr w:type="spellStart"/>
      <w:r w:rsidRPr="000A0FE2">
        <w:rPr>
          <w:i/>
        </w:rPr>
        <w:t>Nucl</w:t>
      </w:r>
      <w:proofErr w:type="spellEnd"/>
      <w:r w:rsidRPr="000A0FE2">
        <w:rPr>
          <w:i/>
        </w:rPr>
        <w:t>.</w:t>
      </w:r>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77777777" w:rsidR="00CF143A" w:rsidRPr="000A0FE2" w:rsidRDefault="00CF143A" w:rsidP="00CF143A">
      <w:pPr>
        <w:pStyle w:val="TableOfContentText"/>
      </w:pPr>
    </w:p>
    <w:p w14:paraId="466C6806" w14:textId="77777777" w:rsidR="00CF143A" w:rsidRPr="000A0FE2" w:rsidRDefault="00CF143A" w:rsidP="00CF143A">
      <w:pPr>
        <w:pStyle w:val="TableOfContentText"/>
        <w:rPr>
          <w:color w:val="FF0000"/>
        </w:rPr>
      </w:pPr>
      <w:r w:rsidRPr="000A0FE2">
        <w:t xml:space="preserve">Insert graphic for Table of Contents here. </w:t>
      </w:r>
      <w:r w:rsidRPr="000A0FE2">
        <w:rPr>
          <w:color w:val="FF0000"/>
        </w:rPr>
        <w:t xml:space="preserve">((Please ensure your graphic is in </w:t>
      </w:r>
      <w:r w:rsidRPr="000A0FE2">
        <w:rPr>
          <w:b/>
          <w:color w:val="FF0000"/>
        </w:rPr>
        <w:t>one</w:t>
      </w:r>
      <w:r w:rsidRPr="000A0FE2">
        <w:rPr>
          <w:color w:val="FF0000"/>
        </w:rPr>
        <w:t xml:space="preserve"> of following formats))</w:t>
      </w:r>
    </w:p>
    <w:p w14:paraId="47DF7ECD"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2A0250B3" wp14:editId="6A2B9ABE">
                <wp:extent cx="1979930" cy="1800225"/>
                <wp:effectExtent l="0" t="0" r="1270" b="3175"/>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79930" cy="1800225"/>
                        </a:xfrm>
                        <a:prstGeom prst="rect">
                          <a:avLst/>
                        </a:prstGeom>
                        <a:solidFill>
                          <a:srgbClr val="D8D8D8"/>
                        </a:solidFill>
                        <a:ln w="9525">
                          <a:solidFill>
                            <a:srgbClr val="000000"/>
                          </a:solidFill>
                          <a:miter lim="800000"/>
                          <a:headEnd/>
                          <a:tailEnd/>
                        </a:ln>
                      </wps:spPr>
                      <wps:txb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type w14:anchorId="2A0250B3" id="_x0000_t202" coordsize="21600,21600" o:spt="202" path="m,l,21600r21600,l21600,xe">
                <v:stroke joinstyle="miter"/>
                <v:path gradientshapeok="t" o:connecttype="rect"/>
              </v:shapetype>
              <v:shape id="Text Box 3" o:spid="_x0000_s1026" type="#_x0000_t202" style="width:155.9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" fillcolor="#d8d8d8">
                <v:path arrowok="t"/>
                <v:textbo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106965"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76683C91" wp14:editId="25DC5127">
                <wp:extent cx="4140200" cy="899795"/>
                <wp:effectExtent l="0" t="0" r="0" b="19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899795"/>
                        </a:xfrm>
                        <a:prstGeom prst="rect">
                          <a:avLst/>
                        </a:prstGeom>
                        <a:solidFill>
                          <a:srgbClr val="D8D8D8"/>
                        </a:solidFill>
                        <a:ln w="9525">
                          <a:solidFill>
                            <a:srgbClr val="000000"/>
                          </a:solidFill>
                          <a:miter lim="800000"/>
                          <a:headEnd/>
                          <a:tailEnd/>
                        </a:ln>
                      </wps:spPr>
                      <wps:txb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 w14:anchorId="76683C91" id="Text Box 2" o:spid="_x0000_s1027" type="#_x0000_t202" style="width:326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" fillcolor="#d8d8d8">
                <v:path arrowok="t"/>
                <v:textbo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than Yong" w:date="2021-03-08T19:57:00Z" w:initials="JY">
    <w:p w14:paraId="53758975" w14:textId="41BADF86" w:rsidR="00C6667A" w:rsidRDefault="00C6667A">
      <w:pPr>
        <w:pStyle w:val="CommentText"/>
      </w:pPr>
      <w:r>
        <w:rPr>
          <w:rStyle w:val="CommentReference"/>
        </w:rPr>
        <w:annotationRef/>
      </w:r>
      <w:r>
        <w:t xml:space="preserve">The abstract is currently 536 characters without spaces, but the guidelines suggest 800-1000. </w:t>
      </w:r>
      <w:proofErr w:type="gramStart"/>
      <w:r>
        <w:t>So</w:t>
      </w:r>
      <w:proofErr w:type="gramEnd"/>
      <w:r>
        <w:t xml:space="preserve"> there is some room for expansion if it is useful…</w:t>
      </w:r>
    </w:p>
  </w:comment>
  <w:comment w:id="8" w:author="Jonathan Yong" w:date="2021-03-08T21:12:00Z" w:initials="JY">
    <w:p w14:paraId="250BBD9A" w14:textId="1C6EF150" w:rsidR="00C6667A" w:rsidRDefault="00C6667A">
      <w:pPr>
        <w:pStyle w:val="CommentText"/>
      </w:pPr>
      <w:r>
        <w:rPr>
          <w:rStyle w:val="CommentReference"/>
        </w:rPr>
        <w:annotationRef/>
      </w:r>
      <w:r>
        <w:t>I realised it was never clearly stated in the main text that S+2 = ZIP…</w:t>
      </w:r>
    </w:p>
  </w:comment>
  <w:comment w:id="18" w:author="Jonathan Yong" w:date="2021-03-09T10:43:00Z" w:initials="JY">
    <w:p w14:paraId="22B4EDA7" w14:textId="39F4B5BC" w:rsidR="000A0FE2" w:rsidRDefault="000A0FE2">
      <w:pPr>
        <w:pStyle w:val="CommentText"/>
      </w:pPr>
      <w:r>
        <w:t xml:space="preserve">In </w:t>
      </w:r>
      <w:proofErr w:type="gramStart"/>
      <w:r>
        <w:t>fact</w:t>
      </w:r>
      <w:proofErr w:type="gramEnd"/>
      <w:r>
        <w:t xml:space="preserve"> the AU programmes are already in </w:t>
      </w:r>
      <w:proofErr w:type="spellStart"/>
      <w:r>
        <w:t>TopSpin</w:t>
      </w:r>
      <w:proofErr w:type="spellEnd"/>
      <w:r>
        <w:t>…</w:t>
      </w:r>
    </w:p>
    <w:p w14:paraId="22CD5E04" w14:textId="77777777" w:rsidR="000A0FE2" w:rsidRDefault="000A0FE2">
      <w:pPr>
        <w:pStyle w:val="CommentText"/>
      </w:pPr>
    </w:p>
    <w:p w14:paraId="49C636E2" w14:textId="47703B05" w:rsidR="000A0FE2" w:rsidRPr="000A0FE2" w:rsidRDefault="000A0FE2">
      <w:pPr>
        <w:pStyle w:val="CommentText"/>
      </w:pPr>
      <w:r w:rsidRPr="000A0FE2">
        <w:rPr>
          <w:rStyle w:val="CommentReference"/>
        </w:rPr>
        <w:annotationRef/>
      </w:r>
      <w:r w:rsidRPr="000A0FE2">
        <w:t xml:space="preserve">I think we should have something on </w:t>
      </w:r>
      <w:proofErr w:type="spellStart"/>
      <w:proofErr w:type="gramStart"/>
      <w:r w:rsidRPr="000A0FE2">
        <w:t>nmrweb.chem</w:t>
      </w:r>
      <w:proofErr w:type="gramEnd"/>
      <w:r w:rsidRPr="000A0FE2">
        <w:t>.ox</w:t>
      </w:r>
      <w:proofErr w:type="spellEnd"/>
      <w:r w:rsidRPr="000A0FE2">
        <w:t xml:space="preserve"> </w:t>
      </w:r>
      <w:r>
        <w:t>too, for people to go to directly from here, would that be possible? Let me know and I can prepare a zip file or something similar…</w:t>
      </w:r>
    </w:p>
  </w:comment>
  <w:comment w:id="19" w:author="Jonathan Yong" w:date="2021-03-09T11:17:00Z" w:initials="JY">
    <w:p w14:paraId="2828BC1F" w14:textId="0FFDAE98" w:rsidR="009F40AB" w:rsidRDefault="009F40AB">
      <w:pPr>
        <w:pStyle w:val="CommentText"/>
      </w:pPr>
      <w:r>
        <w:rPr>
          <w:rStyle w:val="CommentReference"/>
        </w:rPr>
        <w:annotationRef/>
      </w:r>
      <w:r>
        <w:t>Is there anybody else that anyone else wants to thank?</w:t>
      </w:r>
    </w:p>
  </w:comment>
  <w:comment w:id="20" w:author="Jonathan Yong" w:date="2021-03-09T10:46:00Z" w:initials="JY">
    <w:p w14:paraId="2176F77D" w14:textId="79E46E92" w:rsidR="000A0FE2" w:rsidRPr="000A0FE2" w:rsidRDefault="000A0FE2">
      <w:pPr>
        <w:pStyle w:val="CommentText"/>
      </w:pPr>
      <w:r w:rsidRPr="000A0FE2">
        <w:rPr>
          <w:rStyle w:val="CommentReference"/>
        </w:rPr>
        <w:annotationRef/>
      </w:r>
      <w:r w:rsidRPr="000A0FE2">
        <w:t>It would be a good idea to ask Alex to keep us updated on the publication status so that I can update this citation as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758975" w15:done="0"/>
  <w15:commentEx w15:paraId="250BBD9A" w15:done="0"/>
  <w15:commentEx w15:paraId="49C636E2" w15:done="0"/>
  <w15:commentEx w15:paraId="2828BC1F" w15:done="0"/>
  <w15:commentEx w15:paraId="2176F7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10042" w16cex:dateUtc="2021-03-08T19:57:00Z"/>
  <w16cex:commentExtensible w16cex:durableId="23F111C0" w16cex:dateUtc="2021-03-08T21:12:00Z"/>
  <w16cex:commentExtensible w16cex:durableId="23F1CFBF" w16cex:dateUtc="2021-03-09T10:43:00Z"/>
  <w16cex:commentExtensible w16cex:durableId="23F1D7DE" w16cex:dateUtc="2021-03-09T11:17:00Z"/>
  <w16cex:commentExtensible w16cex:durableId="23F1D06B" w16cex:dateUtc="2021-03-09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758975" w16cid:durableId="23F10042"/>
  <w16cid:commentId w16cid:paraId="250BBD9A" w16cid:durableId="23F111C0"/>
  <w16cid:commentId w16cid:paraId="49C636E2" w16cid:durableId="23F1CFBF"/>
  <w16cid:commentId w16cid:paraId="2828BC1F" w16cid:durableId="23F1D7DE"/>
  <w16cid:commentId w16cid:paraId="2176F77D" w16cid:durableId="23F1D0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E2AB0" w14:textId="77777777" w:rsidR="00102102" w:rsidRDefault="00102102">
      <w:r>
        <w:separator/>
      </w:r>
    </w:p>
  </w:endnote>
  <w:endnote w:type="continuationSeparator" w:id="0">
    <w:p w14:paraId="1936201A" w14:textId="77777777" w:rsidR="00102102" w:rsidRDefault="0010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7777777" w:rsidR="00C6667A" w:rsidRDefault="00C6667A">
    <w:pPr>
      <w:pStyle w:val="Footer"/>
      <w:jc w:val="center"/>
    </w:pPr>
    <w:r>
      <w:fldChar w:fldCharType="begin"/>
    </w:r>
    <w:r>
      <w:instrText xml:space="preserve"> PAGE   \* MERGEFORMAT </w:instrText>
    </w:r>
    <w:r>
      <w:fldChar w:fldCharType="separate"/>
    </w:r>
    <w:r>
      <w:rPr>
        <w:noProof/>
      </w:rPr>
      <w:t>1</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5AC76" w14:textId="77777777" w:rsidR="00102102" w:rsidRDefault="00102102">
      <w:r>
        <w:separator/>
      </w:r>
    </w:p>
  </w:footnote>
  <w:footnote w:type="continuationSeparator" w:id="0">
    <w:p w14:paraId="308623B6" w14:textId="77777777" w:rsidR="00102102" w:rsidRDefault="00102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102102"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zh-CN"/>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102102">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65pt;height:10.3pt" o:bullet="t">
        <v:imagedata r:id="rId1" o:title=""/>
      </v:shape>
    </w:pict>
  </w:numPicBullet>
  <w:abstractNum w:abstractNumId="0"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0E"/>
    <w:rsid w:val="0000214A"/>
    <w:rsid w:val="00002DBC"/>
    <w:rsid w:val="00003927"/>
    <w:rsid w:val="00003B94"/>
    <w:rsid w:val="0000457A"/>
    <w:rsid w:val="00010410"/>
    <w:rsid w:val="00011D51"/>
    <w:rsid w:val="00013DD7"/>
    <w:rsid w:val="000208F6"/>
    <w:rsid w:val="00022DB4"/>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70B55"/>
    <w:rsid w:val="00070E0D"/>
    <w:rsid w:val="0007315F"/>
    <w:rsid w:val="00077560"/>
    <w:rsid w:val="000806F8"/>
    <w:rsid w:val="0008077D"/>
    <w:rsid w:val="0008091D"/>
    <w:rsid w:val="00087C0E"/>
    <w:rsid w:val="00091323"/>
    <w:rsid w:val="0009539C"/>
    <w:rsid w:val="00095C2F"/>
    <w:rsid w:val="000A0FE2"/>
    <w:rsid w:val="000A37F3"/>
    <w:rsid w:val="000A77DC"/>
    <w:rsid w:val="000B6DF3"/>
    <w:rsid w:val="000C1DBD"/>
    <w:rsid w:val="000C53F1"/>
    <w:rsid w:val="000D70F8"/>
    <w:rsid w:val="000D75B7"/>
    <w:rsid w:val="000D7701"/>
    <w:rsid w:val="000E0815"/>
    <w:rsid w:val="000E0CEA"/>
    <w:rsid w:val="000E0EC4"/>
    <w:rsid w:val="000E1C81"/>
    <w:rsid w:val="000E517A"/>
    <w:rsid w:val="000E5FDC"/>
    <w:rsid w:val="000E76B8"/>
    <w:rsid w:val="000F29A4"/>
    <w:rsid w:val="000F2C63"/>
    <w:rsid w:val="000F2EA1"/>
    <w:rsid w:val="000F5BD1"/>
    <w:rsid w:val="000F7847"/>
    <w:rsid w:val="001018AA"/>
    <w:rsid w:val="00102102"/>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7256"/>
    <w:rsid w:val="00287B32"/>
    <w:rsid w:val="00291C93"/>
    <w:rsid w:val="002A36FA"/>
    <w:rsid w:val="002A561E"/>
    <w:rsid w:val="002A69D1"/>
    <w:rsid w:val="002B16E2"/>
    <w:rsid w:val="002B22BA"/>
    <w:rsid w:val="002B25E2"/>
    <w:rsid w:val="002B453B"/>
    <w:rsid w:val="002B56C9"/>
    <w:rsid w:val="002B7CA9"/>
    <w:rsid w:val="002C36E0"/>
    <w:rsid w:val="002D0B17"/>
    <w:rsid w:val="002D24CB"/>
    <w:rsid w:val="002D42FF"/>
    <w:rsid w:val="002D5148"/>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54D"/>
    <w:rsid w:val="00331B5E"/>
    <w:rsid w:val="00333FAD"/>
    <w:rsid w:val="0033586B"/>
    <w:rsid w:val="00336A5A"/>
    <w:rsid w:val="003403BB"/>
    <w:rsid w:val="00340A08"/>
    <w:rsid w:val="003447D7"/>
    <w:rsid w:val="0034496B"/>
    <w:rsid w:val="00354B57"/>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404D"/>
    <w:rsid w:val="00530284"/>
    <w:rsid w:val="005321B0"/>
    <w:rsid w:val="0053418A"/>
    <w:rsid w:val="005349D6"/>
    <w:rsid w:val="00536BC1"/>
    <w:rsid w:val="00537F36"/>
    <w:rsid w:val="00541205"/>
    <w:rsid w:val="0054224C"/>
    <w:rsid w:val="005433DE"/>
    <w:rsid w:val="0054420E"/>
    <w:rsid w:val="005472E5"/>
    <w:rsid w:val="0055057E"/>
    <w:rsid w:val="00550B0C"/>
    <w:rsid w:val="0055113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9069D"/>
    <w:rsid w:val="008935DC"/>
    <w:rsid w:val="00896252"/>
    <w:rsid w:val="0089651C"/>
    <w:rsid w:val="00896608"/>
    <w:rsid w:val="008A75A2"/>
    <w:rsid w:val="008C0905"/>
    <w:rsid w:val="008C26A3"/>
    <w:rsid w:val="008C4A56"/>
    <w:rsid w:val="008D05CC"/>
    <w:rsid w:val="008D0D68"/>
    <w:rsid w:val="008D306F"/>
    <w:rsid w:val="008D3292"/>
    <w:rsid w:val="008D3912"/>
    <w:rsid w:val="008E1877"/>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6071"/>
    <w:rsid w:val="009964CD"/>
    <w:rsid w:val="00997637"/>
    <w:rsid w:val="009A27D2"/>
    <w:rsid w:val="009A53C8"/>
    <w:rsid w:val="009A6414"/>
    <w:rsid w:val="009B3D65"/>
    <w:rsid w:val="009B426B"/>
    <w:rsid w:val="009B5513"/>
    <w:rsid w:val="009B626F"/>
    <w:rsid w:val="009B7251"/>
    <w:rsid w:val="009C0ABF"/>
    <w:rsid w:val="009C43E7"/>
    <w:rsid w:val="009D14CA"/>
    <w:rsid w:val="009D50E5"/>
    <w:rsid w:val="009D5757"/>
    <w:rsid w:val="009D7DB0"/>
    <w:rsid w:val="009E1D78"/>
    <w:rsid w:val="009E20AB"/>
    <w:rsid w:val="009E295D"/>
    <w:rsid w:val="009E3441"/>
    <w:rsid w:val="009E5B17"/>
    <w:rsid w:val="009E78B5"/>
    <w:rsid w:val="009E7925"/>
    <w:rsid w:val="009E798E"/>
    <w:rsid w:val="009F1127"/>
    <w:rsid w:val="009F40AB"/>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668D"/>
    <w:rsid w:val="00A97137"/>
    <w:rsid w:val="00AA1BF0"/>
    <w:rsid w:val="00AA3059"/>
    <w:rsid w:val="00AA4441"/>
    <w:rsid w:val="00AA5045"/>
    <w:rsid w:val="00AA73FE"/>
    <w:rsid w:val="00AA7D8F"/>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1546"/>
    <w:rsid w:val="00AE33D9"/>
    <w:rsid w:val="00AE7A63"/>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2E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C00948"/>
    <w:rsid w:val="00C00B45"/>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4B9B"/>
    <w:rsid w:val="00F55497"/>
    <w:rsid w:val="00F56075"/>
    <w:rsid w:val="00F57A5E"/>
    <w:rsid w:val="00F607AE"/>
    <w:rsid w:val="00F62599"/>
    <w:rsid w:val="00F62C3C"/>
    <w:rsid w:val="00F63B47"/>
    <w:rsid w:val="00F64602"/>
    <w:rsid w:val="00F65701"/>
    <w:rsid w:val="00F7230C"/>
    <w:rsid w:val="00F74C22"/>
    <w:rsid w:val="00F77002"/>
    <w:rsid w:val="00F80B2F"/>
    <w:rsid w:val="00F81D1A"/>
    <w:rsid w:val="00F84389"/>
    <w:rsid w:val="00F851EC"/>
    <w:rsid w:val="00F854CA"/>
    <w:rsid w:val="00F855A7"/>
    <w:rsid w:val="00F86B1F"/>
    <w:rsid w:val="00F87AF0"/>
    <w:rsid w:val="00F92770"/>
    <w:rsid w:val="00F94259"/>
    <w:rsid w:val="00F96F1F"/>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ngrenjie/Desktop/Full_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97002-C152-F24E-8A4C-FF6150B1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Full_Paper.dot</Template>
  <TotalTime>22</TotalTime>
  <Pages>7</Pages>
  <Words>5502</Words>
  <Characters>31367</Characters>
  <Application>Microsoft Office Word</Application>
  <DocSecurity>0</DocSecurity>
  <Lines>261</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10</cp:revision>
  <cp:lastPrinted>2012-11-08T15:19:00Z</cp:lastPrinted>
  <dcterms:created xsi:type="dcterms:W3CDTF">2021-03-08T23:12:00Z</dcterms:created>
  <dcterms:modified xsi:type="dcterms:W3CDTF">2021-03-12T21:45:00Z</dcterms:modified>
</cp:coreProperties>
</file>