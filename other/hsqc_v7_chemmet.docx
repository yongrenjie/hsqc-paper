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ins w:id="1" w:author="Jonathan Yong" w:date="2021-03-13T13:50:00Z">
        <w:r w:rsidR="00C00D6F">
          <w:rPr>
            <w:lang w:val="en-GB"/>
          </w:rPr>
          <w:t>s</w:t>
        </w:r>
      </w:ins>
      <w:r w:rsidRPr="000A0FE2">
        <w:rPr>
          <w:lang w:val="en-GB"/>
        </w:rPr>
        <w:t xml:space="preserve"> coupled to X</w:t>
      </w:r>
      <w:ins w:id="2" w:author="Jonathan Yong" w:date="2021-03-13T13:50:00Z">
        <w:r w:rsidR="00C00D6F">
          <w:rPr>
            <w:lang w:val="en-GB"/>
          </w:rPr>
          <w:t>,</w:t>
        </w:r>
      </w:ins>
      <w:r w:rsidRPr="000A0FE2">
        <w:rPr>
          <w:lang w:val="en-GB"/>
        </w:rPr>
        <w:t xml:space="preserve"> and proton</w:t>
      </w:r>
      <w:ins w:id="3" w:author="Jonathan Yong" w:date="2021-03-13T13:50:00Z">
        <w:r w:rsidR="00C00D6F">
          <w:rPr>
            <w:lang w:val="en-GB"/>
          </w:rPr>
          <w:t>s</w:t>
        </w:r>
      </w:ins>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w:t>
      </w:r>
      <w:commentRangeStart w:id="4"/>
      <w:r w:rsidRPr="000A0FE2">
        <w:rPr>
          <w:lang w:val="en-GB"/>
        </w:rPr>
        <w:t xml:space="preserve">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w:t>
      </w:r>
      <w:commentRangeEnd w:id="4"/>
      <w:r w:rsidR="00C00D6F">
        <w:rPr>
          <w:rStyle w:val="CommentReference"/>
          <w:rFonts w:ascii="Times New Roman" w:hAnsi="Times New Roman"/>
          <w:lang w:val="en-GB"/>
        </w:rPr>
        <w:commentReference w:id="4"/>
      </w:r>
      <w:r w:rsidRPr="000A0FE2">
        <w:rPr>
          <w:lang w:val="en-GB"/>
        </w:rPr>
        <w:t>: the CLIP-COSY is used in this work as a convenient module for which peak</w:t>
      </w:r>
      <w:del w:id="5" w:author="Jonathan Yong" w:date="2021-03-09T10:32:00Z">
        <w:r w:rsidR="006366B0" w:rsidRPr="000A0FE2" w:rsidDel="006366B0">
          <w:rPr>
            <w:lang w:val="en-GB"/>
          </w:rPr>
          <w:delText xml:space="preserve"> intensitie</w:delText>
        </w:r>
        <w:r w:rsidRPr="000A0FE2" w:rsidDel="006366B0">
          <w:rPr>
            <w:lang w:val="en-GB"/>
          </w:rPr>
          <w:delText>s</w:delText>
        </w:r>
      </w:del>
      <w:ins w:id="6"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7" w:author="Jonathan Yong" w:date="2021-03-09T10:32:00Z">
        <w:r w:rsidR="006366B0" w:rsidRPr="000A0FE2" w:rsidDel="006366B0">
          <w:rPr>
            <w:lang w:val="en-GB"/>
          </w:rPr>
          <w:delText>calculated</w:delText>
        </w:r>
      </w:del>
      <w:ins w:id="8"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5"/>
                    <a:stretch>
                      <a:fillRect/>
                    </a:stretch>
                  </pic:blipFill>
                  <pic:spPr>
                    <a:xfrm>
                      <a:off x="0" y="0"/>
                      <a:ext cx="3095625" cy="3119755"/>
                    </a:xfrm>
                    <a:prstGeom prst="rect">
                      <a:avLst/>
                    </a:prstGeom>
                  </pic:spPr>
                </pic:pic>
              </a:graphicData>
            </a:graphic>
          </wp:inline>
        </w:drawing>
      </w:r>
    </w:p>
    <w:p w14:paraId="5D42005E" w14:textId="1475AB0A"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ins w:id="9" w:author="Jonathan Yong" w:date="2021-03-13T02:37:00Z">
        <w:r w:rsidR="0052177E">
          <w:t xml:space="preserve"> (“ZIP-seHSQC”)</w:t>
        </w:r>
      </w:ins>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ins w:id="10" w:author="Jonathan Yong" w:date="2021-03-13T16:02:00Z">
        <w:r w:rsidR="00AB0074">
          <w:t xml:space="preserve">, </w:t>
        </w:r>
      </w:ins>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ins w:id="11" w:author="Jonathan Yong" w:date="2021-03-13T16:02:00Z">
        <w:r w:rsidR="00AB0074">
          <w:t xml:space="preserve">, and </w:t>
        </w:r>
        <w:proofErr w:type="spellStart"/>
        <w:r w:rsidR="00AB0074" w:rsidRPr="000A0FE2">
          <w:rPr>
            <w:i/>
            <w:iCs/>
          </w:rPr>
          <w:t>φ</w:t>
        </w:r>
        <w:r w:rsidR="00AB0074">
          <w:rPr>
            <w:vertAlign w:val="subscript"/>
          </w:rPr>
          <w:t>rec</w:t>
        </w:r>
        <w:proofErr w:type="spellEnd"/>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ins>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ins w:id="12" w:author="Jonathan Yong" w:date="2021-03-08T21:12:00Z">
        <w:r w:rsidR="00003B94" w:rsidRPr="000A0FE2">
          <w:rPr>
            <w:lang w:val="en-GB"/>
          </w:rPr>
          <w:t>, “</w:t>
        </w:r>
      </w:ins>
      <w:ins w:id="13"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14"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ins w:id="15" w:author="Jonathan Yong" w:date="2021-03-08T21:12:00Z">
        <w:r w:rsidR="00003B94" w:rsidRPr="000A0FE2">
          <w:rPr>
            <w:lang w:val="en-GB"/>
          </w:rPr>
          <w:t>, “</w:t>
        </w:r>
      </w:ins>
      <w:ins w:id="16"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7" w:author="Jonathan Yong" w:date="2021-03-08T21:12:00Z">
        <w:r w:rsidR="00003B94" w:rsidRPr="000A0FE2">
          <w:rPr>
            <w:lang w:val="en-GB"/>
          </w:rPr>
          <w:t>” or “ZIP-seHSQC”</w:t>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3592DEFE"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Using the original CRK seHSQC (Figure 1b)</w:t>
      </w:r>
      <w:del w:id="18" w:author="Jonathan Yong" w:date="2021-03-13T16:04:00Z">
        <w:r w:rsidRPr="000A0FE2" w:rsidDel="00D25AD8">
          <w:delText xml:space="preserve">. The CRK seHSQC does not preserve the bulk </w:delText>
        </w:r>
        <w:r w:rsidRPr="000A0FE2" w:rsidDel="00D25AD8">
          <w:rPr>
            <w:vertAlign w:val="superscript"/>
          </w:rPr>
          <w:delText>1</w:delText>
        </w:r>
        <w:r w:rsidRPr="000A0FE2" w:rsidDel="00D25AD8">
          <w:delText>H</w:delText>
        </w:r>
        <w:r w:rsidRPr="000A0FE2" w:rsidDel="00D25AD8">
          <w:rPr>
            <w:vertAlign w:val="superscript"/>
          </w:rPr>
          <w:delText>!X</w:delText>
        </w:r>
        <w:r w:rsidRPr="000A0FE2" w:rsidDel="00D25AD8">
          <w:delText xml:space="preserve"> magnetisation, leading to</w:delText>
        </w:r>
      </w:del>
      <w:ins w:id="19" w:author="Jonathan Yong" w:date="2021-03-13T16:05:00Z">
        <w:r w:rsidR="00D25AD8">
          <w:t xml:space="preserve">, which </w:t>
        </w:r>
      </w:ins>
      <w:ins w:id="20" w:author="Jonathan Yong" w:date="2021-03-13T16:06:00Z">
        <w:r w:rsidR="00D25AD8">
          <w:t>leads to</w:t>
        </w:r>
      </w:ins>
      <w:ins w:id="21" w:author="Jonathan Yong" w:date="2021-03-13T16:05:00Z">
        <w:r w:rsidR="00D25AD8">
          <w:t xml:space="preserve"> severely reduced</w:t>
        </w:r>
      </w:ins>
      <w:ins w:id="22" w:author="Jonathan Yong" w:date="2021-03-13T16:04:00Z">
        <w:r w:rsidR="00D25AD8">
          <w:t xml:space="preserve"> </w:t>
        </w:r>
      </w:ins>
      <w:del w:id="23" w:author="Jonathan Yong" w:date="2021-03-13T16:04:00Z">
        <w:r w:rsidRPr="000A0FE2" w:rsidDel="00D25AD8">
          <w:delText xml:space="preserve"> severely reduced </w:delText>
        </w:r>
      </w:del>
      <w:r w:rsidRPr="000A0FE2">
        <w:t xml:space="preserve">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3F759F2" w14:textId="3311C969" w:rsidR="007D1796" w:rsidRPr="007D1796" w:rsidRDefault="00330621" w:rsidP="00003B94">
      <w:pPr>
        <w:pStyle w:val="P1"/>
        <w:ind w:firstLine="425"/>
        <w:rPr>
          <w:ins w:id="24" w:author="Jonathan Yong" w:date="2021-03-13T16:23:00Z"/>
          <w:lang w:val="en-GB"/>
        </w:rPr>
      </w:pPr>
      <w:commentRangeStart w:id="25"/>
      <w:ins w:id="26" w:author="Jonathan Yong" w:date="2021-03-13T16:35:00Z">
        <w:r>
          <w:rPr>
            <w:lang w:val="en-GB"/>
          </w:rPr>
          <w:t>T</w:t>
        </w:r>
      </w:ins>
      <w:ins w:id="27" w:author="Jonathan Yong" w:date="2021-03-13T16:16:00Z">
        <w:r w:rsidR="00F9760B">
          <w:rPr>
            <w:lang w:val="en-GB"/>
          </w:rPr>
          <w:t>hese</w:t>
        </w:r>
      </w:ins>
      <w:ins w:id="28" w:author="Jonathan Yong" w:date="2021-03-13T16:36:00Z">
        <w:r>
          <w:rPr>
            <w:lang w:val="en-GB"/>
          </w:rPr>
          <w:t xml:space="preserve"> pulse sequence</w:t>
        </w:r>
      </w:ins>
      <w:commentRangeEnd w:id="25"/>
      <w:ins w:id="29" w:author="Jonathan Yong" w:date="2021-03-13T16:47:00Z">
        <w:r w:rsidR="00A35EA0">
          <w:rPr>
            <w:rStyle w:val="CommentReference"/>
            <w:rFonts w:ascii="Times New Roman" w:hAnsi="Times New Roman"/>
            <w:lang w:val="en-GB"/>
          </w:rPr>
          <w:commentReference w:id="25"/>
        </w:r>
      </w:ins>
      <w:r w:rsidR="00003B94" w:rsidRPr="000A0FE2">
        <w:rPr>
          <w:lang w:val="en-GB"/>
        </w:rPr>
        <w:t xml:space="preserve"> modifications </w:t>
      </w:r>
      <w:ins w:id="30" w:author="Jonathan Yong" w:date="2021-03-13T16:17:00Z">
        <w:r w:rsidR="00F9760B">
          <w:rPr>
            <w:lang w:val="en-GB"/>
          </w:rPr>
          <w:t>result in an unavoidable decrease in efficiency</w:t>
        </w:r>
      </w:ins>
      <w:ins w:id="31" w:author="Jonathan Yong" w:date="2021-03-13T16:36:00Z">
        <w:r>
          <w:rPr>
            <w:lang w:val="en-GB"/>
          </w:rPr>
          <w:t>,</w:t>
        </w:r>
      </w:ins>
      <w:ins w:id="32" w:author="Jonathan Yong" w:date="2021-03-13T16:17:00Z">
        <w:r w:rsidR="00F9760B">
          <w:rPr>
            <w:lang w:val="en-GB"/>
          </w:rPr>
          <w:t xml:space="preserve"> </w:t>
        </w:r>
      </w:ins>
      <w:r w:rsidR="00003B94" w:rsidRPr="000A0FE2">
        <w:rPr>
          <w:lang w:val="en-GB"/>
        </w:rPr>
        <w:t xml:space="preserve">as compared to the original CRK </w:t>
      </w:r>
      <w:ins w:id="33" w:author="Jonathan Yong" w:date="2021-03-13T16:16:00Z">
        <w:r w:rsidR="00F9760B">
          <w:rPr>
            <w:lang w:val="en-GB"/>
          </w:rPr>
          <w:t xml:space="preserve">seHSQC </w:t>
        </w:r>
      </w:ins>
      <w:r w:rsidR="00003B94" w:rsidRPr="000A0FE2">
        <w:rPr>
          <w:lang w:val="en-GB"/>
        </w:rPr>
        <w:t>implementation</w:t>
      </w:r>
      <w:ins w:id="34" w:author="Jonathan Yong" w:date="2021-03-13T16:44:00Z">
        <w:r w:rsidR="00A35EA0">
          <w:rPr>
            <w:lang w:val="en-GB"/>
          </w:rPr>
          <w:t xml:space="preserve"> (Figures 2a</w:t>
        </w:r>
      </w:ins>
      <w:ins w:id="35" w:author="Jonathan Yong" w:date="2021-03-13T16:46:00Z">
        <w:r w:rsidR="00A35EA0">
          <w:rPr>
            <w:lang w:val="en-GB"/>
          </w:rPr>
          <w:t xml:space="preserve"> to </w:t>
        </w:r>
      </w:ins>
      <w:ins w:id="36" w:author="Jonathan Yong" w:date="2021-03-13T16:44:00Z">
        <w:r w:rsidR="00A35EA0">
          <w:rPr>
            <w:lang w:val="en-GB"/>
          </w:rPr>
          <w:t>2c). F</w:t>
        </w:r>
      </w:ins>
      <w:ins w:id="37" w:author="Jonathan Yong" w:date="2021-03-13T16:43:00Z">
        <w:r>
          <w:rPr>
            <w:lang w:val="en-GB"/>
          </w:rPr>
          <w:t>or example, w</w:t>
        </w:r>
      </w:ins>
      <w:ins w:id="38" w:author="Jonathan Yong" w:date="2021-03-13T16:32:00Z">
        <w:r w:rsidR="007D1796">
          <w:rPr>
            <w:lang w:val="en-GB"/>
          </w:rPr>
          <w:t>ith the present sample</w:t>
        </w:r>
      </w:ins>
      <w:ins w:id="39" w:author="Jonathan Yong" w:date="2021-03-13T16:19:00Z">
        <w:r w:rsidR="00F9760B">
          <w:rPr>
            <w:lang w:val="en-GB"/>
          </w:rPr>
          <w:t xml:space="preserve">, </w:t>
        </w:r>
      </w:ins>
      <w:ins w:id="40" w:author="Jonathan Yong" w:date="2021-03-13T16:16:00Z">
        <w:r w:rsidR="00F9760B" w:rsidRPr="000A0FE2">
          <w:rPr>
            <w:lang w:val="en-GB"/>
          </w:rPr>
          <w:t>when the delay Δ′ is set to 1/(8·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ins>
      <w:ins w:id="41" w:author="Jonathan Yong" w:date="2021-03-13T16:20:00Z">
        <w:r w:rsidR="00F9760B">
          <w:rPr>
            <w:lang w:val="en-GB"/>
          </w:rPr>
          <w:t xml:space="preserve"> was</w:t>
        </w:r>
      </w:ins>
      <w:ins w:id="42" w:author="Jonathan Yong" w:date="2021-03-13T16:16:00Z">
        <w:r w:rsidR="00F9760B" w:rsidRPr="000A0FE2">
          <w:rPr>
            <w:lang w:val="en-GB"/>
          </w:rPr>
          <w:t xml:space="preserve"> done </w:t>
        </w:r>
        <w:proofErr w:type="gramStart"/>
        <w:r w:rsidR="00F9760B" w:rsidRPr="000A0FE2">
          <w:rPr>
            <w:lang w:val="en-GB"/>
          </w:rPr>
          <w:t>here,</w:t>
        </w:r>
      </w:ins>
      <w:ins w:id="43" w:author="Jonathan Yong" w:date="2021-03-13T16:31:00Z">
        <w:r w:rsidR="007D1796" w:rsidRPr="000A0FE2">
          <w:rPr>
            <w:vertAlign w:val="superscript"/>
            <w:lang w:val="en-GB"/>
          </w:rPr>
          <w:t>[</w:t>
        </w:r>
        <w:proofErr w:type="gramEnd"/>
        <w:r w:rsidR="007D1796" w:rsidRPr="000A0FE2">
          <w:rPr>
            <w:vertAlign w:val="superscript"/>
            <w:lang w:val="en-GB"/>
          </w:rPr>
          <w:t>13a]</w:t>
        </w:r>
      </w:ins>
      <w:ins w:id="44" w:author="Jonathan Yong" w:date="2021-03-13T16:29:00Z">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ins>
      <w:ins w:id="45" w:author="Jonathan Yong" w:date="2021-03-13T16:30:00Z">
        <w:r w:rsidR="007D1796">
          <w:rPr>
            <w:position w:val="-1"/>
            <w:vertAlign w:val="subscript"/>
            <w:lang w:val="en-GB"/>
          </w:rPr>
          <w:t>2</w:t>
        </w:r>
      </w:ins>
      <w:ins w:id="46" w:author="Jonathan Yong" w:date="2021-03-13T16:29:00Z">
        <w:r w:rsidR="007D1796" w:rsidRPr="007D1796">
          <w:rPr>
            <w:position w:val="-1"/>
            <w:lang w:val="en-GB"/>
          </w:rPr>
          <w:t xml:space="preserve"> modules</w:t>
        </w:r>
      </w:ins>
      <w:ins w:id="47" w:author="Jonathan Yong" w:date="2021-03-13T16:30:00Z">
        <w:r w:rsidR="007D1796">
          <w:rPr>
            <w:position w:val="-1"/>
            <w:lang w:val="en-GB"/>
          </w:rPr>
          <w:t xml:space="preserve"> yield on average a 1.29× and 1.54× boost for CH peaks, which are smaller than the 1.80× increase seen with the CRK seHSQC</w:t>
        </w:r>
      </w:ins>
      <w:ins w:id="48" w:author="Jonathan Yong" w:date="2021-03-13T16:31:00Z">
        <w:r w:rsidR="007D1796">
          <w:rPr>
            <w:position w:val="-1"/>
            <w:lang w:val="en-GB"/>
          </w:rPr>
          <w:t xml:space="preserve">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ins>
      <w:ins w:id="49" w:author="Jonathan Yong" w:date="2021-03-13T16:57:00Z">
        <w:r w:rsidR="00C932D8">
          <w:rPr>
            <w:lang w:val="en-GB"/>
          </w:rPr>
          <w:t>s</w:t>
        </w:r>
      </w:ins>
      <w:ins w:id="50" w:author="Jonathan Yong" w:date="2021-03-13T16:31:00Z">
        <w:r w:rsidR="007D1796" w:rsidRPr="000A0FE2">
          <w:rPr>
            <w:lang w:val="en-GB"/>
          </w:rPr>
          <w:t xml:space="preserve"> S5</w:t>
        </w:r>
      </w:ins>
      <w:ins w:id="51" w:author="Jonathan Yong" w:date="2021-03-13T16:57:00Z">
        <w:r w:rsidR="00C932D8">
          <w:rPr>
            <w:lang w:val="en-GB"/>
          </w:rPr>
          <w:t xml:space="preserve"> and S6</w:t>
        </w:r>
      </w:ins>
      <w:ins w:id="52" w:author="Jonathan Yong" w:date="2021-03-13T16:31:00Z">
        <w:r w:rsidR="007D1796" w:rsidRPr="000A0FE2">
          <w:rPr>
            <w:lang w:val="en-GB"/>
          </w:rPr>
          <w:t>).</w:t>
        </w:r>
      </w:ins>
      <w:ins w:id="53" w:author="Jonathan Yong" w:date="2021-03-13T16:16:00Z">
        <w:r w:rsidR="00F9760B" w:rsidRPr="000A0FE2">
          <w:rPr>
            <w:lang w:val="en-GB"/>
          </w:rPr>
          <w:t xml:space="preserve"> </w:t>
        </w:r>
      </w:ins>
      <w:ins w:id="54" w:author="Jonathan Yong" w:date="2021-03-13T16:31:00Z">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ins>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ins w:id="55" w:author="Jonathan Yong" w:date="2021-03-13T16:58:00Z">
        <w:r w:rsidR="00C932D8">
          <w:rPr>
            <w:lang w:val="en-GB"/>
          </w:rPr>
          <w:t>either of these</w:t>
        </w:r>
      </w:ins>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ins w:id="56" w:author="Jonathan Yong" w:date="2021-03-13T16:23:00Z">
        <w:r w:rsidR="007D1796">
          <w:rPr>
            <w:lang w:val="en-GB"/>
          </w:rPr>
          <w:t xml:space="preserve">a more modest </w:t>
        </w:r>
      </w:ins>
      <w:r w:rsidR="00003B94" w:rsidRPr="000A0FE2">
        <w:rPr>
          <w:lang w:val="en-GB"/>
        </w:rPr>
        <w:t xml:space="preserve">1.19× </w:t>
      </w:r>
      <w:ins w:id="57" w:author="Jonathan Yong" w:date="2021-03-13T17:01:00Z">
        <w:r w:rsidR="00C932D8">
          <w:rPr>
            <w:lang w:val="en-GB"/>
          </w:rPr>
          <w:t xml:space="preserve">and 1.09× </w:t>
        </w:r>
      </w:ins>
      <w:ins w:id="58" w:author="Jonathan Yong" w:date="2021-03-13T16:41:00Z">
        <w:r>
          <w:rPr>
            <w:lang w:val="en-GB"/>
          </w:rPr>
          <w:t xml:space="preserve">sensitivity increase </w:t>
        </w:r>
      </w:ins>
      <w:ins w:id="59" w:author="Jonathan Yong" w:date="2021-03-13T17:01:00Z">
        <w:r w:rsidR="00C932D8">
          <w:rPr>
            <w:lang w:val="en-GB"/>
          </w:rPr>
          <w:t>respectively</w:t>
        </w:r>
      </w:ins>
      <w:ins w:id="60" w:author="Jonathan Yong" w:date="2021-03-13T16:31:00Z">
        <w:r w:rsidR="007D1796">
          <w:rPr>
            <w:lang w:val="en-GB"/>
          </w:rPr>
          <w:t>.</w:t>
        </w:r>
      </w:ins>
      <w:ins w:id="61" w:author="Jonathan Yong" w:date="2021-03-13T16:26:00Z">
        <w:r w:rsidR="007D1796">
          <w:rPr>
            <w:lang w:val="en-GB"/>
          </w:rPr>
          <w:t xml:space="preserve"> </w:t>
        </w:r>
      </w:ins>
      <w:ins w:id="62" w:author="Jonathan Yong" w:date="2021-03-13T16:33:00Z">
        <w:r>
          <w:rPr>
            <w:lang w:val="en-GB"/>
          </w:rPr>
          <w:t>Nevertheless</w:t>
        </w:r>
      </w:ins>
      <w:ins w:id="63" w:author="Jonathan Yong" w:date="2021-03-13T16:23:00Z">
        <w:r w:rsidR="007D1796">
          <w:rPr>
            <w:lang w:val="en-GB"/>
          </w:rPr>
          <w:t xml:space="preserve">, it should be </w:t>
        </w:r>
      </w:ins>
      <w:ins w:id="64" w:author="Jonathan Yong" w:date="2021-03-13T16:46:00Z">
        <w:r w:rsidR="00A35EA0">
          <w:rPr>
            <w:lang w:val="en-GB"/>
          </w:rPr>
          <w:t xml:space="preserve">emphasised </w:t>
        </w:r>
      </w:ins>
      <w:ins w:id="65" w:author="Jonathan Yong" w:date="2021-03-13T16:23:00Z">
        <w:r w:rsidR="007D1796">
          <w:rPr>
            <w:lang w:val="en-GB"/>
          </w:rPr>
          <w:t xml:space="preserve">that </w:t>
        </w:r>
      </w:ins>
      <w:ins w:id="66" w:author="Jonathan Yong" w:date="2021-03-13T16:24:00Z">
        <w:r w:rsidR="007D1796">
          <w:rPr>
            <w:lang w:val="en-GB"/>
          </w:rPr>
          <w:t xml:space="preserve">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ins>
      <w:ins w:id="67" w:author="Jonathan Yong" w:date="2021-03-13T16:50:00Z">
        <w:r w:rsidR="00A35EA0">
          <w:rPr>
            <w:position w:val="-1"/>
            <w:lang w:val="en-GB"/>
          </w:rPr>
          <w:t xml:space="preserve">reference </w:t>
        </w:r>
      </w:ins>
      <w:ins w:id="68" w:author="Jonathan Yong" w:date="2021-03-13T16:24:00Z">
        <w:r w:rsidR="007D1796">
          <w:rPr>
            <w:position w:val="-1"/>
            <w:lang w:val="en-GB"/>
          </w:rPr>
          <w:t>“gold-standard”</w:t>
        </w:r>
      </w:ins>
      <w:ins w:id="69" w:author="Jonathan Yong" w:date="2021-03-13T16:36:00Z">
        <w:r>
          <w:rPr>
            <w:position w:val="-1"/>
            <w:lang w:val="en-GB"/>
          </w:rPr>
          <w:t xml:space="preserve"> </w:t>
        </w:r>
      </w:ins>
      <w:ins w:id="70" w:author="Jonathan Yong" w:date="2021-03-13T16:24:00Z">
        <w:r w:rsidR="007D1796">
          <w:rPr>
            <w:position w:val="-1"/>
            <w:lang w:val="en-GB"/>
          </w:rPr>
          <w:t>NOAH HSQC module</w:t>
        </w:r>
      </w:ins>
      <w:ins w:id="71" w:author="Jonathan Yong" w:date="2021-03-13T16:25:00Z">
        <w:r w:rsidR="007D1796">
          <w:rPr>
            <w:position w:val="-1"/>
            <w:lang w:val="en-GB"/>
          </w:rPr>
          <w:t xml:space="preserve">, </w:t>
        </w:r>
      </w:ins>
      <w:ins w:id="72" w:author="Jonathan Yong" w:date="2021-03-13T16:33:00Z">
        <w:r>
          <w:rPr>
            <w:position w:val="-1"/>
            <w:lang w:val="en-GB"/>
          </w:rPr>
          <w:t>especially</w:t>
        </w:r>
      </w:ins>
      <w:ins w:id="73" w:author="Jonathan Yong" w:date="2021-03-13T16:25:00Z">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w:t>
        </w:r>
      </w:ins>
      <w:ins w:id="74" w:author="Jonathan Yong" w:date="2021-03-13T16:24:00Z">
        <w:r w:rsidR="007D1796">
          <w:rPr>
            <w:position w:val="-1"/>
            <w:lang w:val="en-GB"/>
          </w:rPr>
          <w:t xml:space="preserve"> (Figures 2d and 2e)</w:t>
        </w:r>
      </w:ins>
      <w:ins w:id="75" w:author="Jonathan Yong" w:date="2021-03-13T16:25:00Z">
        <w:r w:rsidR="007D1796">
          <w:rPr>
            <w:position w:val="-1"/>
            <w:lang w:val="en-GB"/>
          </w:rPr>
          <w:t>.</w:t>
        </w:r>
      </w:ins>
    </w:p>
    <w:p w14:paraId="175E701B" w14:textId="5ED6B0B4" w:rsidR="00003B94" w:rsidRPr="000A0FE2" w:rsidRDefault="00330621" w:rsidP="00330621">
      <w:pPr>
        <w:pStyle w:val="P1"/>
        <w:ind w:firstLine="425"/>
        <w:rPr>
          <w:lang w:val="en-GB"/>
        </w:rPr>
      </w:pPr>
      <w:ins w:id="76" w:author="Jonathan Yong" w:date="2021-03-13T16:36:00Z">
        <w:r>
          <w:rPr>
            <w:lang w:val="en-GB"/>
          </w:rPr>
          <w:t xml:space="preserve">The </w:t>
        </w:r>
      </w:ins>
      <w:ins w:id="77" w:author="Jonathan Yong" w:date="2021-03-13T16:38:00Z">
        <w:r>
          <w:rPr>
            <w:lang w:val="en-GB"/>
          </w:rPr>
          <w:t>[</w:t>
        </w:r>
      </w:ins>
      <w:ins w:id="78" w:author="Jonathan Yong" w:date="2021-03-13T16:37:00Z">
        <w:r>
          <w:rPr>
            <w:lang w:val="en-GB"/>
          </w:rPr>
          <w:t>major</w:t>
        </w:r>
      </w:ins>
      <w:ins w:id="79" w:author="Jonathan Yong" w:date="2021-03-13T16:38:00Z">
        <w:r>
          <w:rPr>
            <w:lang w:val="en-GB"/>
          </w:rPr>
          <w:t xml:space="preserve"> / greatest] </w:t>
        </w:r>
      </w:ins>
      <w:ins w:id="80" w:author="Jonathan Yong" w:date="2021-03-13T16:37:00Z">
        <w:r>
          <w:rPr>
            <w:lang w:val="en-GB"/>
          </w:rPr>
          <w:t xml:space="preserve">advantage that the </w:t>
        </w:r>
      </w:ins>
      <w:ins w:id="81" w:author="Jonathan Yong" w:date="2021-03-13T16:28:00Z">
        <w:r w:rsidR="007D1796">
          <w:rPr>
            <w:lang w:val="en-GB"/>
          </w:rPr>
          <w:t>NOAH seHSQC modules</w:t>
        </w:r>
      </w:ins>
      <w:ins w:id="82" w:author="Jonathan Yong" w:date="2021-03-13T16:37:00Z">
        <w:r>
          <w:rPr>
            <w:lang w:val="en-GB"/>
          </w:rPr>
          <w:t xml:space="preserve"> enjoy over the CRK seHSQC</w:t>
        </w:r>
      </w:ins>
      <w:ins w:id="83" w:author="Jonathan Yong" w:date="2021-03-13T16:28:00Z">
        <w:r w:rsidR="007D1796">
          <w:rPr>
            <w:lang w:val="en-GB"/>
          </w:rPr>
          <w:t xml:space="preserve"> is </w:t>
        </w:r>
      </w:ins>
      <w:ins w:id="84" w:author="Jonathan Yong" w:date="2021-03-13T16:12:00Z">
        <w:r w:rsidR="00D25AD8">
          <w:rPr>
            <w:lang w:val="en-GB"/>
          </w:rPr>
          <w:t>readily appreciated</w:t>
        </w:r>
      </w:ins>
      <w:ins w:id="85" w:author="Jonathan Yong" w:date="2021-03-13T16:28:00Z">
        <w:r w:rsidR="007D1796">
          <w:rPr>
            <w:lang w:val="en-GB"/>
          </w:rPr>
          <w:t xml:space="preserve"> when considering the homonuclear module which follows</w:t>
        </w:r>
      </w:ins>
      <w:r w:rsidR="00003B94" w:rsidRPr="000A0FE2">
        <w:rPr>
          <w:lang w:val="en-GB"/>
        </w:rPr>
        <w:t xml:space="preserve">. In contrast to the CRK seHSQC, which destroys the requisite bulk </w:t>
      </w:r>
      <w:ins w:id="86" w:author="Jonathan Yong" w:date="2021-03-13T16:38:00Z">
        <w:r w:rsidRPr="00330621">
          <w:rPr>
            <w:vertAlign w:val="superscript"/>
            <w:lang w:val="en-GB"/>
          </w:rPr>
          <w:t>1</w:t>
        </w:r>
        <w:proofErr w:type="gramStart"/>
        <w:r>
          <w:rPr>
            <w:lang w:val="en-GB"/>
          </w:rPr>
          <w:t>H</w:t>
        </w:r>
        <w:r w:rsidRPr="00330621">
          <w:rPr>
            <w:vertAlign w:val="superscript"/>
            <w:lang w:val="en-GB"/>
          </w:rPr>
          <w:t>!X</w:t>
        </w:r>
        <w:proofErr w:type="gramEnd"/>
        <w:r>
          <w:rPr>
            <w:lang w:val="en-GB"/>
          </w:rPr>
          <w:t xml:space="preserve"> </w:t>
        </w:r>
      </w:ins>
      <w:r w:rsidR="00003B94" w:rsidRPr="000A0FE2">
        <w:rPr>
          <w:lang w:val="en-GB"/>
        </w:rPr>
        <w:t>magnetisation</w:t>
      </w:r>
      <w:ins w:id="87" w:author="Jonathan Yong" w:date="2021-03-13T16:50:00Z">
        <w:r w:rsidR="00A35EA0">
          <w:rPr>
            <w:lang w:val="en-GB"/>
          </w:rPr>
          <w:t xml:space="preserve"> and is thus unsuitable for use in NOAH supersequence</w:t>
        </w:r>
      </w:ins>
      <w:ins w:id="88" w:author="Jonathan Yong" w:date="2021-03-13T16:51:00Z">
        <w:r w:rsidR="00A35EA0">
          <w:rPr>
            <w:lang w:val="en-GB"/>
          </w:rPr>
          <w:t>s</w:t>
        </w:r>
      </w:ins>
      <w:r w:rsidR="00003B94" w:rsidRPr="000A0FE2">
        <w:rPr>
          <w:lang w:val="en-GB"/>
        </w:rPr>
        <w:t xml:space="preserve">, both </w:t>
      </w:r>
      <w:ins w:id="89" w:author="Jonathan Yong" w:date="2021-03-13T16:50:00Z">
        <w:r w:rsidR="00A35EA0">
          <w:rPr>
            <w:lang w:val="en-GB"/>
          </w:rPr>
          <w:t xml:space="preserve">of the new </w:t>
        </w:r>
      </w:ins>
      <w:r w:rsidR="00003B94" w:rsidRPr="000A0FE2">
        <w:rPr>
          <w:lang w:val="en-GB"/>
        </w:rPr>
        <w:t xml:space="preserve">seHSQC modules preserve the majority of it, performing &gt;90% as well as the original HSQC module (Figure 2f). </w:t>
      </w:r>
      <w:commentRangeStart w:id="90"/>
      <w:ins w:id="91" w:author="Jonathan Yong" w:date="2021-03-13T16:40:00Z">
        <w:r>
          <w:rPr>
            <w:lang w:val="en-GB"/>
          </w:rPr>
          <w:t xml:space="preserve">[Altogether, this means that the HSQC intensities in a NOAH supersequence can be </w:t>
        </w:r>
      </w:ins>
      <w:ins w:id="92" w:author="Jonathan Yong" w:date="2021-03-13T16:42:00Z">
        <w:r>
          <w:rPr>
            <w:lang w:val="en-GB"/>
          </w:rPr>
          <w:t xml:space="preserve">substantially </w:t>
        </w:r>
      </w:ins>
      <w:ins w:id="93" w:author="Jonathan Yong" w:date="2021-03-13T16:40:00Z">
        <w:r>
          <w:rPr>
            <w:lang w:val="en-GB"/>
          </w:rPr>
          <w:t xml:space="preserve">boosted </w:t>
        </w:r>
      </w:ins>
      <w:ins w:id="94" w:author="Jonathan Yong" w:date="2021-03-13T16:42:00Z">
        <w:r>
          <w:rPr>
            <w:lang w:val="en-GB"/>
          </w:rPr>
          <w:t xml:space="preserve">using </w:t>
        </w:r>
      </w:ins>
      <w:ins w:id="95" w:author="Jonathan Yong" w:date="2021-03-13T16:40:00Z">
        <w:r>
          <w:rPr>
            <w:lang w:val="en-GB"/>
          </w:rPr>
          <w:t>the new seHSQC modules, without compromising the sensitivity of</w:t>
        </w:r>
      </w:ins>
      <w:ins w:id="96" w:author="Jonathan Yong" w:date="2021-03-13T16:42:00Z">
        <w:r>
          <w:rPr>
            <w:lang w:val="en-GB"/>
          </w:rPr>
          <w:t>,</w:t>
        </w:r>
      </w:ins>
      <w:ins w:id="97" w:author="Jonathan Yong" w:date="2021-03-13T16:41:00Z">
        <w:r>
          <w:rPr>
            <w:lang w:val="en-GB"/>
          </w:rPr>
          <w:t xml:space="preserve"> or introducing extra artefacts in</w:t>
        </w:r>
      </w:ins>
      <w:ins w:id="98" w:author="Jonathan Yong" w:date="2021-03-13T16:42:00Z">
        <w:r>
          <w:rPr>
            <w:lang w:val="en-GB"/>
          </w:rPr>
          <w:t>,</w:t>
        </w:r>
      </w:ins>
      <w:ins w:id="99" w:author="Jonathan Yong" w:date="2021-03-13T16:40:00Z">
        <w:r>
          <w:rPr>
            <w:lang w:val="en-GB"/>
          </w:rPr>
          <w:t xml:space="preserve"> any </w:t>
        </w:r>
      </w:ins>
      <w:ins w:id="100" w:author="Jonathan Yong" w:date="2021-03-13T16:42:00Z">
        <w:r>
          <w:rPr>
            <w:lang w:val="en-GB"/>
          </w:rPr>
          <w:t xml:space="preserve">homonuclear </w:t>
        </w:r>
      </w:ins>
      <w:ins w:id="101" w:author="Jonathan Yong" w:date="2021-03-13T16:40:00Z">
        <w:r>
          <w:rPr>
            <w:lang w:val="en-GB"/>
          </w:rPr>
          <w:t>modules</w:t>
        </w:r>
      </w:ins>
      <w:ins w:id="102" w:author="Jonathan Yong" w:date="2021-03-13T16:42:00Z">
        <w:r>
          <w:rPr>
            <w:lang w:val="en-GB"/>
          </w:rPr>
          <w:t xml:space="preserve"> which succeed it</w:t>
        </w:r>
      </w:ins>
      <w:ins w:id="103" w:author="Jonathan Yong" w:date="2021-03-13T16:40:00Z">
        <w:r>
          <w:rPr>
            <w:lang w:val="en-GB"/>
          </w:rPr>
          <w:t>.]</w:t>
        </w:r>
      </w:ins>
      <w:commentRangeEnd w:id="90"/>
      <w:ins w:id="104" w:author="Jonathan Yong" w:date="2021-03-13T17:04:00Z">
        <w:r w:rsidR="00C932D8">
          <w:rPr>
            <w:rStyle w:val="CommentReference"/>
            <w:rFonts w:ascii="Times New Roman" w:hAnsi="Times New Roman"/>
            <w:lang w:val="en-GB"/>
          </w:rPr>
          <w:commentReference w:id="90"/>
        </w:r>
      </w:ins>
      <w:ins w:id="105" w:author="Jonathan Yong" w:date="2021-03-13T16:40:00Z">
        <w:r>
          <w:rPr>
            <w:lang w:val="en-GB"/>
          </w:rPr>
          <w:t xml:space="preserve"> </w:t>
        </w:r>
      </w:ins>
      <w:r w:rsidR="00003B94" w:rsidRPr="000A0FE2">
        <w:rPr>
          <w:lang w:val="en-GB"/>
        </w:rPr>
        <w:t xml:space="preserve">We note that the BIG-BIRD element reported by Briand and </w:t>
      </w:r>
      <w:proofErr w:type="spellStart"/>
      <w:r w:rsidR="00003B94" w:rsidRPr="000A0FE2">
        <w:rPr>
          <w:lang w:val="en-GB"/>
        </w:rPr>
        <w:t>Sørensen</w:t>
      </w:r>
      <w:proofErr w:type="spellEnd"/>
      <w:r w:rsidR="00003B94" w:rsidRPr="000A0FE2">
        <w:rPr>
          <w:lang w:val="en-GB"/>
        </w:rPr>
        <w:t>,</w:t>
      </w:r>
      <w:r w:rsidR="00003B94" w:rsidRPr="000A0FE2">
        <w:rPr>
          <w:vertAlign w:val="superscript"/>
          <w:lang w:val="en-GB"/>
        </w:rPr>
        <w:t>[8d]</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663B04E2" w:rsidR="00D10DEE" w:rsidRPr="000A0FE2" w:rsidRDefault="00D10DEE" w:rsidP="00D10DEE">
      <w:pPr>
        <w:pStyle w:val="P1"/>
        <w:ind w:firstLine="425"/>
        <w:rPr>
          <w:lang w:val="en-GB"/>
        </w:rPr>
      </w:pPr>
      <w:r w:rsidRPr="000A0FE2">
        <w:rPr>
          <w:lang w:val="en-GB"/>
        </w:rPr>
        <w:t xml:space="preserve">The proposed seHSQC modules can be similarly implemented </w:t>
      </w:r>
      <w:del w:id="106" w:author="Jonathan Yong" w:date="2021-03-13T02:26:00Z">
        <w:r w:rsidRPr="000A0FE2" w:rsidDel="00AE031B">
          <w:rPr>
            <w:lang w:val="en-GB"/>
          </w:rPr>
          <w:delText xml:space="preserve">for </w:delText>
        </w:r>
      </w:del>
      <w:ins w:id="107" w:author="Jonathan Yong" w:date="2021-03-13T02:26:00Z">
        <w:r w:rsidR="00AE031B">
          <w:rPr>
            <w:lang w:val="en-GB"/>
          </w:rPr>
          <w:t>as</w:t>
        </w:r>
        <w:r w:rsidR="00AE031B" w:rsidRPr="000A0FE2">
          <w:rPr>
            <w:lang w:val="en-GB"/>
          </w:rPr>
          <w:t xml:space="preserve"> </w:t>
        </w:r>
      </w:ins>
      <w:r w:rsidRPr="000A0FE2">
        <w:rPr>
          <w:vertAlign w:val="superscript"/>
          <w:lang w:val="en-GB"/>
        </w:rPr>
        <w:t>15</w:t>
      </w:r>
      <w:r w:rsidRPr="000A0FE2">
        <w:rPr>
          <w:lang w:val="en-GB"/>
        </w:rPr>
        <w:t>N</w:t>
      </w:r>
      <w:ins w:id="108" w:author="Jonathan Yong" w:date="2021-03-13T02:26:00Z">
        <w:r w:rsidR="00AE031B">
          <w:rPr>
            <w:lang w:val="en-GB"/>
          </w:rPr>
          <w:t>–</w:t>
        </w:r>
        <w:r w:rsidR="00AE031B" w:rsidRPr="00AE031B">
          <w:rPr>
            <w:vertAlign w:val="superscript"/>
            <w:lang w:val="en-GB"/>
          </w:rPr>
          <w:t>1</w:t>
        </w:r>
        <w:r w:rsidR="00AE031B">
          <w:rPr>
            <w:lang w:val="en-GB"/>
          </w:rPr>
          <w:t>H</w:t>
        </w:r>
      </w:ins>
      <w:r w:rsidRPr="000A0FE2">
        <w:rPr>
          <w:lang w:val="en-GB"/>
        </w:rPr>
        <w:t xml:space="preserve">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H correlations are primarily obtained using the HMQC module</w:t>
      </w:r>
      <w:ins w:id="109" w:author="Jonathan Yong" w:date="2021-03-13T02:39:00Z">
        <w:r w:rsidR="00F51C8E">
          <w:rPr>
            <w:lang w:val="en-GB"/>
          </w:rPr>
          <w:t xml:space="preserve"> (“M”</w:t>
        </w:r>
        <w:proofErr w:type="gramStart"/>
        <w:r w:rsidR="00F51C8E">
          <w:rPr>
            <w:lang w:val="en-GB"/>
          </w:rPr>
          <w:t>)</w:t>
        </w:r>
      </w:ins>
      <w:r w:rsidRPr="000A0FE2">
        <w:rPr>
          <w:lang w:val="en-GB"/>
        </w:rPr>
        <w:t>;</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del w:id="110" w:author="Jonathan Yong" w:date="2021-03-13T02:27:00Z">
        <w:r w:rsidRPr="000A0FE2" w:rsidDel="0052177E">
          <w:rPr>
            <w:lang w:val="en-GB"/>
          </w:rPr>
          <w:delText xml:space="preserve">broadened </w:delText>
        </w:r>
      </w:del>
      <w:ins w:id="111" w:author="Jonathan Yong" w:date="2021-03-13T02:27:00Z">
        <w:r w:rsidR="0052177E">
          <w:rPr>
            <w:lang w:val="en-GB"/>
          </w:rPr>
          <w:t>split</w:t>
        </w:r>
        <w:r w:rsidR="0052177E" w:rsidRPr="000A0FE2">
          <w:rPr>
            <w:lang w:val="en-GB"/>
          </w:rPr>
          <w:t xml:space="preserve"> </w:t>
        </w:r>
      </w:ins>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unlike in the</w:t>
      </w:r>
      <w:del w:id="112" w:author="Jonathan Yong" w:date="2021-03-13T02:39:00Z">
        <w:r w:rsidRPr="000A0FE2" w:rsidDel="00F51C8E">
          <w:rPr>
            <w:lang w:val="en-GB"/>
          </w:rPr>
          <w:delText xml:space="preserve"> </w:delText>
        </w:r>
        <w:r w:rsidRPr="000A0FE2" w:rsidDel="00F51C8E">
          <w:rPr>
            <w:vertAlign w:val="superscript"/>
            <w:lang w:val="en-GB"/>
          </w:rPr>
          <w:delText>15</w:delText>
        </w:r>
        <w:r w:rsidRPr="000A0FE2" w:rsidDel="00F51C8E">
          <w:rPr>
            <w:lang w:val="en-GB"/>
          </w:rPr>
          <w:delText>N</w:delText>
        </w:r>
      </w:del>
      <w:r w:rsidRPr="000A0FE2">
        <w:rPr>
          <w:lang w:val="en-GB"/>
        </w:rPr>
        <w:t xml:space="preserv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del w:id="113" w:author="Jonathan Yong" w:date="2021-03-13T02:28:00Z">
        <w:r w:rsidRPr="000A0FE2" w:rsidDel="0052177E">
          <w:rPr>
            <w:lang w:val="en-GB"/>
          </w:rPr>
          <w:delText>unlikely to be problematic</w:delText>
        </w:r>
      </w:del>
      <w:ins w:id="114" w:author="Jonathan Yong" w:date="2021-03-13T02:28:00Z">
        <w:r w:rsidR="0052177E">
          <w:rPr>
            <w:lang w:val="en-GB"/>
          </w:rPr>
          <w:t>a worthwhile trade-off</w:t>
        </w:r>
      </w:ins>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2683F981"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ins w:id="115" w:author="Jonathan Yong" w:date="2021-03-13T02:40:00Z">
        <w:r w:rsidR="00F51C8E">
          <w:t xml:space="preserve">in </w:t>
        </w:r>
      </w:ins>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del w:id="116" w:author="Jonathan Yong" w:date="2021-03-13T02:42:00Z">
        <w:r w:rsidRPr="000A0FE2" w:rsidDel="00F51C8E">
          <w:delText>Signal-to-noise</w:delText>
        </w:r>
      </w:del>
      <w:ins w:id="117" w:author="Jonathan Yong" w:date="2021-03-13T02:42:00Z">
        <w:r w:rsidR="00F51C8E">
          <w:t>Sensitivity</w:t>
        </w:r>
      </w:ins>
      <w:r w:rsidRPr="000A0FE2">
        <w:t xml:space="preserve"> improvements relative to the HMQC spectrum</w:t>
      </w:r>
      <w:ins w:id="118" w:author="Jonathan Yong" w:date="2021-03-13T03:05:00Z">
        <w:r w:rsidR="00B16235">
          <w:t xml:space="preserve"> (as measured by peak heights)</w:t>
        </w:r>
      </w:ins>
      <w:r w:rsidRPr="000A0FE2">
        <w:t xml:space="preserve"> are indicated </w:t>
      </w:r>
      <w:del w:id="119" w:author="Jonathan Yong" w:date="2021-03-13T02:42:00Z">
        <w:r w:rsidRPr="000A0FE2" w:rsidDel="00F51C8E">
          <w:delText xml:space="preserve">over </w:delText>
        </w:r>
      </w:del>
      <w:ins w:id="120" w:author="Jonathan Yong" w:date="2021-03-13T02:42:00Z">
        <w:r w:rsidR="00F51C8E">
          <w:t>above</w:t>
        </w:r>
        <w:r w:rsidR="00F51C8E" w:rsidRPr="000A0FE2">
          <w:t xml:space="preserve"> </w:t>
        </w:r>
      </w:ins>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lastRenderedPageBreak/>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06BD174B" w:rsidR="00217BEE" w:rsidRPr="00217BEE" w:rsidRDefault="00217BEE" w:rsidP="00217BEE">
      <w:pPr>
        <w:pStyle w:val="P1"/>
        <w:ind w:firstLine="425"/>
        <w:rPr>
          <w:ins w:id="121" w:author="Jonathan Yong" w:date="2021-03-13T01:58:00Z"/>
          <w:color w:val="000000" w:themeColor="text1"/>
          <w:lang w:val="en-GB"/>
        </w:rPr>
      </w:pPr>
      <w:ins w:id="122" w:author="Jonathan Yong" w:date="2021-03-13T01:58:00Z">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 xml:space="preserve">N dimension is not required, it is possible to reduce the indirect-dimension (F1) resolution in order to obtain sensitivity gains. This can be done either by increasing the F1 spectral </w:t>
        </w:r>
      </w:ins>
      <w:ins w:id="123" w:author="Jonathan Yong" w:date="2021-03-13T03:03:00Z">
        <w:r w:rsidR="00B16235">
          <w:rPr>
            <w:color w:val="000000" w:themeColor="text1"/>
            <w:lang w:val="en-GB"/>
          </w:rPr>
          <w:t>width</w:t>
        </w:r>
      </w:ins>
      <w:ins w:id="124" w:author="Jonathan Yong" w:date="2021-03-13T01:58:00Z">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proofErr w:type="gramStart"/>
        <w:r w:rsidRPr="00217BEE">
          <w:rPr>
            <w:color w:val="000000" w:themeColor="text1"/>
            <w:lang w:val="en-GB"/>
          </w:rPr>
          <w:t>”)</w:t>
        </w:r>
        <w:r w:rsidRPr="00217BEE">
          <w:rPr>
            <w:color w:val="000000" w:themeColor="text1"/>
            <w:vertAlign w:val="superscript"/>
            <w:lang w:val="en-GB"/>
          </w:rPr>
          <w:t>[</w:t>
        </w:r>
        <w:proofErr w:type="gramEnd"/>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F1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w:t>
        </w:r>
        <w:proofErr w:type="gramStart"/>
        <w:r w:rsidRPr="00217BEE">
          <w:rPr>
            <w:color w:val="000000" w:themeColor="text1"/>
            <w:lang w:val="en-GB"/>
          </w:rPr>
          <w:t>prediction</w:t>
        </w:r>
        <w:r w:rsidRPr="00217BEE">
          <w:rPr>
            <w:color w:val="000000" w:themeColor="text1"/>
            <w:vertAlign w:val="superscript"/>
            <w:lang w:val="en-GB"/>
          </w:rPr>
          <w:t>[</w:t>
        </w:r>
        <w:proofErr w:type="gramEnd"/>
        <w:r w:rsidRPr="00217BEE">
          <w:rPr>
            <w:color w:val="000000" w:themeColor="text1"/>
            <w:vertAlign w:val="superscript"/>
            <w:lang w:val="en-GB"/>
          </w:rPr>
          <w:t>16]</w:t>
        </w:r>
        <w:r w:rsidRPr="00217BEE">
          <w:rPr>
            <w:color w:val="000000" w:themeColor="text1"/>
            <w:lang w:val="en-GB"/>
          </w:rPr>
          <w:t xml:space="preserve"> to counteract this broadening, thereby 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[17]</w:t>
        </w:r>
      </w:ins>
    </w:p>
    <w:p w14:paraId="6CDCA314" w14:textId="066AEAB6" w:rsidR="00FC1F56" w:rsidRPr="000A0FE2" w:rsidRDefault="00217BEE" w:rsidP="00FC1F56">
      <w:pPr>
        <w:pStyle w:val="P1"/>
        <w:ind w:firstLine="425"/>
        <w:rPr>
          <w:lang w:val="en-GB"/>
        </w:rPr>
      </w:pPr>
      <w:ins w:id="125" w:author="Jonathan Yong" w:date="2021-03-13T01:58:00Z">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ins>
      <w:ins w:id="126" w:author="Jonathan Yong" w:date="2021-03-13T02:00:00Z">
        <w:r>
          <w:rPr>
            <w:vertAlign w:val="superscript"/>
            <w:lang w:val="en-GB"/>
          </w:rPr>
          <w:t>C</w:t>
        </w:r>
      </w:ins>
      <w:ins w:id="127" w:author="Jonathan Yong" w:date="2021-03-13T01:58:00Z">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[18a]</w:t>
        </w:r>
        <w:r w:rsidRPr="00217BEE">
          <w:rPr>
            <w:lang w:val="en-GB"/>
          </w:rPr>
          <w:t xml:space="preserve"> HSQC spectra with different spectral widths,</w:t>
        </w:r>
        <w:r w:rsidRPr="00217BEE">
          <w:rPr>
            <w:vertAlign w:val="superscript"/>
            <w:lang w:val="en-GB"/>
          </w:rPr>
          <w:t>[18b]</w:t>
        </w:r>
        <w:r w:rsidRPr="00217BEE">
          <w:rPr>
            <w:lang w:val="en-GB"/>
          </w:rPr>
          <w:t xml:space="preserve"> or a combination of HSQC and HSQC-TOCSY spectra.</w:t>
        </w:r>
        <w:r w:rsidRPr="00217BEE">
          <w:rPr>
            <w:vertAlign w:val="superscript"/>
            <w:lang w:val="en-GB"/>
          </w:rPr>
          <w:t>[18a]</w:t>
        </w:r>
      </w:ins>
      <w:ins w:id="128" w:author="Jonathan Yong" w:date="2021-03-13T01:59:00Z">
        <w:r w:rsidRPr="00217BEE">
          <w:rPr>
            <w:lang w:val="en-GB"/>
          </w:rPr>
          <w:t xml:space="preserve"> </w:t>
        </w:r>
      </w:ins>
      <w:moveToRangeStart w:id="129" w:author="Jonathan Yong" w:date="2021-03-13T01:59:00Z" w:name="move66493162"/>
      <w:moveTo w:id="130" w:author="Jonathan Yong" w:date="2021-03-13T01:59:00Z">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moveTo>
      <w:ins w:id="131" w:author="Jonathan Yong" w:date="2021-03-13T01:59:00Z">
        <w:r>
          <w:rPr>
            <w:vertAlign w:val="superscript"/>
            <w:lang w:val="en-GB"/>
          </w:rPr>
          <w:t>8</w:t>
        </w:r>
      </w:ins>
      <w:moveTo w:id="132" w:author="Jonathan Yong" w:date="2021-03-13T01:59:00Z">
        <w:r w:rsidRPr="000A0FE2">
          <w:rPr>
            <w:vertAlign w:val="superscript"/>
            <w:lang w:val="en-GB"/>
          </w:rPr>
          <w:t>]</w:t>
        </w:r>
      </w:moveTo>
      <w:moveToRangeEnd w:id="129"/>
      <w:ins w:id="133" w:author="Jonathan Yong" w:date="2021-03-13T01:58:00Z">
        <w:r>
          <w:rPr>
            <w:lang w:val="en-GB"/>
          </w:rPr>
          <w:t xml:space="preserve"> </w:t>
        </w:r>
      </w:ins>
      <w:ins w:id="134" w:author="Jonathan Yong" w:date="2021-03-13T01:59:00Z">
        <w:r w:rsidRPr="00217BEE">
          <w:rPr>
            <w:lang w:val="en-GB"/>
          </w:rPr>
          <w:t>We chose to adopt a different approach for NOAH supersequences, which exploits the fact that</w:t>
        </w:r>
      </w:ins>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t>
      </w:r>
      <w:del w:id="135" w:author="Jonathan Yong" w:date="2021-03-13T02:00:00Z">
        <w:r w:rsidR="00FC1F56" w:rsidRPr="000A0FE2" w:rsidDel="00217BEE">
          <w:rPr>
            <w:lang w:val="en-GB"/>
          </w:rPr>
          <w:delText xml:space="preserve">Such a scheme proves to be useful for simultaneously collecting </w:delText>
        </w:r>
        <w:r w:rsidR="00FC1F56" w:rsidRPr="000A0FE2" w:rsidDel="00217BEE">
          <w:rPr>
            <w:vertAlign w:val="superscript"/>
            <w:lang w:val="en-GB"/>
          </w:rPr>
          <w:delText>13</w:delText>
        </w:r>
        <w:r w:rsidR="00FC1F56" w:rsidRPr="000A0FE2" w:rsidDel="00217BEE">
          <w:rPr>
            <w:lang w:val="en-GB"/>
          </w:rPr>
          <w:delText xml:space="preserve">C-decoupled and coupled HSQC spectra, or HSQC spectra with different spectral widths. </w:delText>
        </w:r>
      </w:del>
      <w:moveFromRangeStart w:id="136" w:author="Jonathan Yong" w:date="2021-03-13T01:59:00Z" w:name="move66493162"/>
      <w:moveFrom w:id="137" w:author="Jonathan Yong" w:date="2021-03-13T01:59:00Z">
        <w:r w:rsidR="00FC1F56" w:rsidRPr="000A0FE2" w:rsidDel="00217BEE">
          <w:rPr>
            <w:lang w:val="en-GB"/>
          </w:rPr>
          <w:t>This has previously been accomplished in a multi-FID acquisition (MFA) scheme by keeping the two CTPs in the CRK seHSQC separate, with the cosine- and sine-modulated CTPs each contributing to one spectrum.</w:t>
        </w:r>
        <w:r w:rsidR="00FC1F56" w:rsidRPr="000A0FE2" w:rsidDel="00217BEE">
          <w:rPr>
            <w:vertAlign w:val="superscript"/>
            <w:lang w:val="en-GB"/>
          </w:rPr>
          <w:t xml:space="preserve">[17] </w:t>
        </w:r>
      </w:moveFrom>
      <w:moveFromRangeEnd w:id="136"/>
      <w:r w:rsidR="00FC1F56" w:rsidRPr="000A0FE2">
        <w:rPr>
          <w:lang w:val="en-GB"/>
        </w:rPr>
        <w:t xml:space="preserve">With the present NOAH strategy, for values </w:t>
      </w:r>
      <w:proofErr w:type="spellStart"/>
      <w:r w:rsidR="00FC1F56" w:rsidRPr="000A0FE2">
        <w:rPr>
          <w:lang w:val="en-GB"/>
        </w:rPr>
        <w:t xml:space="preserve">of </w:t>
      </w:r>
      <w:r w:rsidR="00FC1F56" w:rsidRPr="000A0FE2">
        <w:rPr>
          <w:i/>
          <w:lang w:val="en-GB"/>
        </w:rPr>
        <w:t>f</w:t>
      </w:r>
      <w:proofErr w:type="spellEnd"/>
      <w:r w:rsidR="00FC1F56" w:rsidRPr="000A0FE2">
        <w:rPr>
          <w:i/>
          <w:lang w:val="en-GB"/>
        </w:rPr>
        <w:t xml:space="preserve"> </w:t>
      </w:r>
      <w:del w:id="138" w:author="Jonathan Yong" w:date="2021-03-13T02:01:00Z">
        <w:r w:rsidR="00FC1F56" w:rsidRPr="000A0FE2" w:rsidDel="00217BEE">
          <w:rPr>
            <w:lang w:val="en-GB"/>
          </w:rPr>
          <w:delText xml:space="preserve">that are </w:delText>
        </w:r>
      </w:del>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4CD5B0C5" w:rsidR="00FC1F56" w:rsidRPr="000A0FE2" w:rsidRDefault="00256A31" w:rsidP="00FC1F56">
      <w:pPr>
        <w:spacing w:before="360"/>
        <w:rPr>
          <w:rFonts w:ascii="Arial" w:hAnsi="Arial" w:cs="Arial"/>
          <w:color w:val="FF0000"/>
          <w:sz w:val="14"/>
          <w:szCs w:val="16"/>
        </w:rPr>
      </w:pPr>
      <w:r w:rsidRPr="000A0FE2">
        <w:rPr>
          <w:rFonts w:ascii="Arial" w:hAnsi="Arial" w:cs="Arial"/>
          <w:noProof/>
          <w:color w:val="FF0000"/>
          <w:sz w:val="14"/>
          <w:szCs w:val="16"/>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2C9AEB08"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lastRenderedPageBreak/>
        <w:t>experiment,</w:t>
      </w:r>
      <w:r w:rsidRPr="000A0FE2">
        <w:rPr>
          <w:vertAlign w:val="superscript"/>
          <w:lang w:val="en-GB"/>
        </w:rPr>
        <w:t>[</w:t>
      </w:r>
      <w:proofErr w:type="gramEnd"/>
      <w:r w:rsidRPr="000A0FE2">
        <w:rPr>
          <w:vertAlign w:val="superscript"/>
          <w:lang w:val="en-GB"/>
        </w:rPr>
        <w:t>1</w:t>
      </w:r>
      <w:r w:rsidR="00217BEE">
        <w:rPr>
          <w:vertAlign w:val="superscript"/>
          <w:lang w:val="en-GB"/>
        </w:rPr>
        <w:t>8</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w:t>
      </w:r>
      <w:ins w:id="139" w:author="Jonathan Yong" w:date="2021-03-13T02:21:00Z">
        <w:r w:rsidR="00AE031B">
          <w:rPr>
            <w:lang w:val="en-GB"/>
          </w:rPr>
          <w:t xml:space="preserve">seHSQC-TOCSY does still retain </w:t>
        </w:r>
        <w:r w:rsidR="00AE031B" w:rsidRPr="00AE031B">
          <w:rPr>
            <w:vertAlign w:val="superscript"/>
            <w:lang w:val="en-GB"/>
          </w:rPr>
          <w:t>1</w:t>
        </w:r>
        <w:r w:rsidR="00AE031B">
          <w:rPr>
            <w:lang w:val="en-GB"/>
          </w:rPr>
          <w:t>H</w:t>
        </w:r>
        <w:r w:rsidR="00AE031B" w:rsidRPr="00AE031B">
          <w:rPr>
            <w:vertAlign w:val="superscript"/>
            <w:lang w:val="en-GB"/>
          </w:rPr>
          <w:t>!C</w:t>
        </w:r>
        <w:r w:rsidR="00AE031B">
          <w:rPr>
            <w:lang w:val="en-GB"/>
          </w:rPr>
          <w:t xml:space="preserve"> magnetisation needed for the terminal homonuclear module(s)</w:t>
        </w:r>
      </w:ins>
      <w:ins w:id="140" w:author="Jonathan Yong" w:date="2021-03-13T02:22:00Z">
        <w:r w:rsidR="00AE031B">
          <w:rPr>
            <w:lang w:val="en-GB"/>
          </w:rPr>
          <w:t xml:space="preserve">, but has a minor </w:t>
        </w:r>
      </w:ins>
      <w:del w:id="141" w:author="Jonathan Yong" w:date="2021-03-13T02:22:00Z">
        <w:r w:rsidRPr="000A0FE2" w:rsidDel="00AE031B">
          <w:rPr>
            <w:lang w:val="en-GB"/>
          </w:rPr>
          <w:delText xml:space="preserve">sole </w:delText>
        </w:r>
      </w:del>
      <w:r w:rsidRPr="000A0FE2">
        <w:rPr>
          <w:lang w:val="en-GB"/>
        </w:rPr>
        <w:t xml:space="preserve">drawback </w:t>
      </w:r>
      <w:del w:id="142" w:author="Jonathan Yong" w:date="2021-03-13T02:22:00Z">
        <w:r w:rsidRPr="000A0FE2" w:rsidDel="00AE031B">
          <w:rPr>
            <w:lang w:val="en-GB"/>
          </w:rPr>
          <w:delText xml:space="preserve">of the seHSQC-TOCSY is that </w:delText>
        </w:r>
      </w:del>
      <w:ins w:id="143" w:author="Jonathan Yong" w:date="2021-03-13T02:22:00Z">
        <w:r w:rsidR="00AE031B">
          <w:rPr>
            <w:lang w:val="en-GB"/>
          </w:rPr>
          <w:t xml:space="preserve">in that </w:t>
        </w:r>
      </w:ins>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del w:id="144" w:author="Jonathan Yong" w:date="2021-03-13T02:22:00Z">
        <w:r w:rsidRPr="000A0FE2" w:rsidDel="00AE031B">
          <w:rPr>
            <w:lang w:val="en-GB"/>
          </w:rPr>
          <w:delText xml:space="preserve">any </w:delText>
        </w:r>
      </w:del>
      <w:ins w:id="145" w:author="Jonathan Yong" w:date="2021-03-13T02:22:00Z">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ins>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693328B8"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 xml:space="preserve">C seHSQC, and CLIP-COSY) supersequence (Figure 5). While individual collection of the four spectra above required 57 minutes and 8 seconds, the NOAH-4 supersequence took only 17 minutes and </w:t>
      </w:r>
      <w:r w:rsidRPr="000A0FE2">
        <w:rPr>
          <w:lang w:val="en-GB"/>
        </w:rPr>
        <w:t>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w:t>
      </w:r>
      <w:r w:rsidR="00217BEE">
        <w:rPr>
          <w:vertAlign w:val="superscript"/>
          <w:lang w:val="en-GB"/>
        </w:rPr>
        <w:t>9</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proofErr w:type="gramStart"/>
      <w:r w:rsidRPr="000A0FE2">
        <w:rPr>
          <w:lang w:val="en-GB"/>
        </w:rPr>
        <w:t>);</w:t>
      </w:r>
      <w:r w:rsidRPr="000A0FE2">
        <w:rPr>
          <w:vertAlign w:val="superscript"/>
          <w:lang w:val="en-GB"/>
        </w:rPr>
        <w:t>[</w:t>
      </w:r>
      <w:proofErr w:type="gramEnd"/>
      <w:r w:rsidR="00217BEE">
        <w:rPr>
          <w:vertAlign w:val="superscript"/>
          <w:lang w:val="en-GB"/>
        </w:rPr>
        <w:t>6b,</w:t>
      </w:r>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0C68FF24"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del w:id="146" w:author="Jonathan Yong" w:date="2021-03-13T03:13:00Z">
        <w:r w:rsidRPr="000A0FE2" w:rsidDel="00087B9E">
          <w:rPr>
            <w:lang w:val="en-GB"/>
          </w:rPr>
          <w:delText>Apart from</w:delText>
        </w:r>
      </w:del>
      <w:ins w:id="147" w:author="Jonathan Yong" w:date="2021-03-13T03:13:00Z">
        <w:r w:rsidR="00087B9E">
          <w:rPr>
            <w:lang w:val="en-GB"/>
          </w:rPr>
          <w:t>On top of</w:t>
        </w:r>
      </w:ins>
      <w:del w:id="148" w:author="Jonathan Yong" w:date="2021-03-13T03:15:00Z">
        <w:r w:rsidRPr="000A0FE2" w:rsidDel="00087B9E">
          <w:rPr>
            <w:lang w:val="en-GB"/>
          </w:rPr>
          <w:delText xml:space="preserve"> </w:delText>
        </w:r>
      </w:del>
      <w:del w:id="149" w:author="Jonathan Yong" w:date="2021-03-13T03:13:00Z">
        <w:r w:rsidRPr="000A0FE2" w:rsidDel="00087B9E">
          <w:rPr>
            <w:lang w:val="en-GB"/>
          </w:rPr>
          <w:delText xml:space="preserve">the </w:delText>
        </w:r>
      </w:del>
      <w:del w:id="150" w:author="Jonathan Yong" w:date="2021-03-13T03:15:00Z">
        <w:r w:rsidRPr="000A0FE2" w:rsidDel="00087B9E">
          <w:rPr>
            <w:lang w:val="en-GB"/>
          </w:rPr>
          <w:delText xml:space="preserve">enabling </w:delText>
        </w:r>
      </w:del>
      <w:ins w:id="151" w:author="Jonathan Yong" w:date="2021-03-13T03:15:00Z">
        <w:r w:rsidR="00087B9E">
          <w:rPr>
            <w:lang w:val="en-GB"/>
          </w:rPr>
          <w:t xml:space="preserve"> the </w:t>
        </w:r>
      </w:ins>
      <w:del w:id="152" w:author="Jonathan Yong" w:date="2021-03-13T03:13:00Z">
        <w:r w:rsidRPr="000A0FE2" w:rsidDel="00087B9E">
          <w:rPr>
            <w:lang w:val="en-GB"/>
          </w:rPr>
          <w:delText xml:space="preserve">of </w:delText>
        </w:r>
      </w:del>
      <w:r w:rsidRPr="000A0FE2">
        <w:rPr>
          <w:lang w:val="en-GB"/>
        </w:rPr>
        <w:t>greatly increased sample throughput</w:t>
      </w:r>
      <w:ins w:id="153" w:author="Jonathan Yong" w:date="2021-03-13T03:15:00Z">
        <w:r w:rsidR="00087B9E">
          <w:rPr>
            <w:lang w:val="en-GB"/>
          </w:rPr>
          <w:t xml:space="preserve"> that results from faster acquisition</w:t>
        </w:r>
      </w:ins>
      <w:r w:rsidRPr="000A0FE2">
        <w:rPr>
          <w:lang w:val="en-GB"/>
        </w:rPr>
        <w:t xml:space="preserve">,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w:t>
      </w:r>
      <w:proofErr w:type="gramStart"/>
      <w:r w:rsidRPr="000A0FE2">
        <w:rPr>
          <w:lang w:val="en-GB"/>
        </w:rPr>
        <w:t>sampling.</w:t>
      </w:r>
      <w:ins w:id="154" w:author="Jonathan Yong" w:date="2021-03-13T03:14:00Z">
        <w:r w:rsidR="00087B9E" w:rsidRPr="00087B9E">
          <w:rPr>
            <w:vertAlign w:val="superscript"/>
            <w:lang w:val="en-GB"/>
          </w:rPr>
          <w:t>[</w:t>
        </w:r>
        <w:proofErr w:type="gramEnd"/>
        <w:r w:rsidR="00087B9E" w:rsidRPr="00087B9E">
          <w:rPr>
            <w:vertAlign w:val="superscript"/>
            <w:lang w:val="en-GB"/>
          </w:rPr>
          <w:t>19d]</w:t>
        </w:r>
      </w:ins>
      <w:r w:rsidRPr="000A0FE2">
        <w:rPr>
          <w:lang w:val="en-GB"/>
        </w:rPr>
        <w:t xml:space="preserve"> It is also of note that time savings may be directly translated into increases in sensitivity per unit time. </w:t>
      </w:r>
      <w:commentRangeStart w:id="155"/>
      <w:r w:rsidRPr="000A0FE2">
        <w:rPr>
          <w:lang w:val="en-GB"/>
        </w:rPr>
        <w:t xml:space="preserve">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xml:space="preserve">, which reflects the decrease in time needed for collection of all </w:t>
      </w:r>
      <w:proofErr w:type="gramStart"/>
      <w:r w:rsidRPr="000A0FE2">
        <w:rPr>
          <w:lang w:val="en-GB"/>
        </w:rPr>
        <w:t>spectra.</w:t>
      </w:r>
      <w:r w:rsidR="00217BEE" w:rsidRPr="00217BEE">
        <w:rPr>
          <w:vertAlign w:val="superscript"/>
          <w:lang w:val="en-GB"/>
        </w:rPr>
        <w:t>[</w:t>
      </w:r>
      <w:proofErr w:type="gramEnd"/>
      <w:r w:rsidR="00217BEE" w:rsidRPr="00217BEE">
        <w:rPr>
          <w:vertAlign w:val="superscript"/>
          <w:lang w:val="en-GB"/>
        </w:rPr>
        <w:t>6d]</w:t>
      </w:r>
      <w:commentRangeEnd w:id="155"/>
      <w:r w:rsidR="003B68B6">
        <w:rPr>
          <w:rStyle w:val="CommentReference"/>
          <w:rFonts w:ascii="Times New Roman" w:hAnsi="Times New Roman"/>
          <w:lang w:val="en-GB"/>
        </w:rPr>
        <w:commentReference w:id="155"/>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ins w:id="156" w:author="Jonathan Yong" w:date="2021-03-09T10:42:00Z">
        <w:r w:rsidR="000A0FE2" w:rsidRPr="000A0FE2">
          <w:t>, calculated using all peaks in the spectra</w:t>
        </w:r>
      </w:ins>
      <w:r w:rsidR="00F92770" w:rsidRPr="000A0FE2">
        <w:t xml:space="preserve">. Error bars indicate 95% confidence intervals. The four NOAH modules, individually acquired, were used as the reference spectra </w:t>
      </w:r>
      <w:r w:rsidR="00F92770" w:rsidRPr="000A0FE2">
        <w:lastRenderedPageBreak/>
        <w:t>(</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420CB27A"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H spectral width (10–12 ppm).</w:t>
      </w:r>
      <w:ins w:id="157" w:author="Jonathan Yong" w:date="2021-03-13T02:59:00Z">
        <w:r w:rsidR="009C7B34">
          <w:t xml:space="preserve"> </w:t>
        </w:r>
      </w:ins>
      <w:ins w:id="158" w:author="Jonathan Yong" w:date="2021-03-13T03:00:00Z">
        <w:r w:rsidR="009C7B34">
          <w:t>Unless otherwise stated, i</w:t>
        </w:r>
      </w:ins>
      <w:ins w:id="159" w:author="Jonathan Yong" w:date="2021-03-13T02:59:00Z">
        <w:r w:rsidR="009C7B34">
          <w:t>ndirect-dimension spectral w</w:t>
        </w:r>
      </w:ins>
      <w:ins w:id="160" w:author="Jonathan Yong" w:date="2021-03-13T03:03:00Z">
        <w:r w:rsidR="00B16235">
          <w:t>idth</w:t>
        </w:r>
      </w:ins>
      <w:ins w:id="161" w:author="Jonathan Yong" w:date="2021-03-13T02:59:00Z">
        <w:r w:rsidR="009C7B34">
          <w:t xml:space="preserve">s were 180 ppm for </w:t>
        </w:r>
        <w:r w:rsidR="009C7B34" w:rsidRPr="009C7B34">
          <w:rPr>
            <w:vertAlign w:val="superscript"/>
            <w:rPrChange w:id="162" w:author="Jonathan Yong" w:date="2021-03-13T02:59:00Z">
              <w:rPr/>
            </w:rPrChange>
          </w:rPr>
          <w:t>13</w:t>
        </w:r>
        <w:r w:rsidR="009C7B34">
          <w:t xml:space="preserve">C modules, and 30 </w:t>
        </w:r>
      </w:ins>
      <w:ins w:id="163" w:author="Jonathan Yong" w:date="2021-03-13T03:01:00Z">
        <w:r w:rsidR="009C7B34">
          <w:t>or</w:t>
        </w:r>
      </w:ins>
      <w:ins w:id="164" w:author="Jonathan Yong" w:date="2021-03-13T02:59:00Z">
        <w:r w:rsidR="009C7B34">
          <w:t xml:space="preserve"> 80 ppm </w:t>
        </w:r>
      </w:ins>
      <w:ins w:id="165" w:author="Jonathan Yong" w:date="2021-03-13T03:00:00Z">
        <w:r w:rsidR="009C7B34">
          <w:t xml:space="preserve">for </w:t>
        </w:r>
        <w:r w:rsidR="009C7B34" w:rsidRPr="009C7B34">
          <w:rPr>
            <w:vertAlign w:val="superscript"/>
            <w:rPrChange w:id="166" w:author="Jonathan Yong" w:date="2021-03-13T03:01:00Z">
              <w:rPr/>
            </w:rPrChange>
          </w:rPr>
          <w:t>15</w:t>
        </w:r>
        <w:r w:rsidR="009C7B34">
          <w:t xml:space="preserve">N </w:t>
        </w:r>
      </w:ins>
      <w:ins w:id="167" w:author="Jonathan Yong" w:date="2021-03-13T03:01:00Z">
        <w:r w:rsidR="009C7B34">
          <w:t xml:space="preserve">modules </w:t>
        </w:r>
      </w:ins>
      <w:ins w:id="168" w:author="Jonathan Yong" w:date="2021-03-13T03:10:00Z">
        <w:r w:rsidR="00B16235">
          <w:t>acquired on</w:t>
        </w:r>
      </w:ins>
      <w:ins w:id="169" w:author="Jonathan Yong" w:date="2021-03-13T03:01:00Z">
        <w:r w:rsidR="009C7B34">
          <w:t xml:space="preserve"> </w:t>
        </w:r>
      </w:ins>
      <w:ins w:id="170" w:author="Jonathan Yong" w:date="2021-03-13T03:00:00Z">
        <w:r w:rsidR="009C7B34">
          <w:t>gramicidin and zolmitriptan respectively</w:t>
        </w:r>
      </w:ins>
      <w:ins w:id="171" w:author="Jonathan Yong" w:date="2021-03-13T02:59:00Z">
        <w:r w:rsidR="009C7B34">
          <w:t>.</w:t>
        </w:r>
      </w:ins>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was set to 16.7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t>
      </w:r>
      <w:ins w:id="172" w:author="Jonathan Yong" w:date="2021-03-13T03:10:00Z">
        <w:r w:rsidR="00B16235">
          <w:t xml:space="preserve">modules </w:t>
        </w:r>
      </w:ins>
      <w:r w:rsidRPr="000A0FE2">
        <w:t xml:space="preserve">was applied with a </w:t>
      </w:r>
      <w:r w:rsidRPr="000A0FE2">
        <w:rPr>
          <w:i/>
          <w:iCs/>
        </w:rPr>
        <w:t>B</w:t>
      </w:r>
      <w:r w:rsidRPr="000A0FE2">
        <w:rPr>
          <w:vertAlign w:val="subscript"/>
        </w:rPr>
        <w:t>1</w:t>
      </w:r>
      <w:r w:rsidRPr="000A0FE2">
        <w:t xml:space="preserve"> amplitude of 10 kHz.</w:t>
      </w:r>
    </w:p>
    <w:p w14:paraId="717EB4BF" w14:textId="3ABD0A42"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new </w:t>
      </w:r>
      <w:r w:rsidRPr="000A0FE2">
        <w:rPr>
          <w:rFonts w:ascii="Consolas" w:hAnsi="Consolas" w:cs="Consolas"/>
        </w:rPr>
        <w:t>noah_nus2.py</w:t>
      </w:r>
      <w:r w:rsidRPr="000A0FE2">
        <w:t xml:space="preserve"> Python script. </w:t>
      </w:r>
      <w:commentRangeStart w:id="173"/>
      <w:r w:rsidRPr="000A0FE2">
        <w:t xml:space="preserve">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commentRangeEnd w:id="173"/>
      <w:r w:rsidR="000A0FE2" w:rsidRPr="000A0FE2">
        <w:rPr>
          <w:rStyle w:val="CommentReference"/>
          <w:rFonts w:ascii="Times New Roman" w:hAnsi="Times New Roman"/>
        </w:rPr>
        <w:commentReference w:id="173"/>
      </w:r>
    </w:p>
    <w:p w14:paraId="24E905EA" w14:textId="080C8CF4" w:rsidR="00E4350D" w:rsidRPr="000A0FE2" w:rsidRDefault="00E4350D" w:rsidP="00E4350D">
      <w:pPr>
        <w:pStyle w:val="HAcknowledgements"/>
        <w:rPr>
          <w:color w:val="FF0000"/>
        </w:rPr>
      </w:pPr>
      <w:r w:rsidRPr="000A0FE2">
        <w:t>Acknowledgements</w:t>
      </w:r>
    </w:p>
    <w:p w14:paraId="1A94A5AC" w14:textId="34FF7FA6" w:rsidR="00E4350D" w:rsidRPr="000A0FE2" w:rsidRDefault="00B16235" w:rsidP="00EB27E9">
      <w:pPr>
        <w:pStyle w:val="Acknowledgements"/>
      </w:pPr>
      <w:r>
        <w:t xml:space="preserve">We thank </w:t>
      </w:r>
      <w:proofErr w:type="spellStart"/>
      <w:r>
        <w:t>M</w:t>
      </w:r>
      <w:r w:rsidR="009F40AB">
        <w:t>ohammadali</w:t>
      </w:r>
      <w:proofErr w:type="spellEnd"/>
      <w:r w:rsidR="009F40AB">
        <w:t xml:space="preserve"> </w:t>
      </w:r>
      <w:proofErr w:type="spellStart"/>
      <w:r w:rsidR="009F40AB">
        <w:t>Foroozandeh</w:t>
      </w:r>
      <w:proofErr w:type="spellEnd"/>
      <w:r>
        <w:t xml:space="preserve"> and Peter Howe</w:t>
      </w:r>
      <w:r w:rsidR="009F40AB">
        <w:t xml:space="preserve"> 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174"/>
      <w:r w:rsidR="007E13F7" w:rsidRPr="000A0FE2">
        <w:rPr>
          <w:color w:val="FF0000"/>
        </w:rPr>
        <w:t>Other acknowledgements?</w:t>
      </w:r>
      <w:commentRangeEnd w:id="174"/>
      <w:r w:rsidR="009F40AB">
        <w:rPr>
          <w:rStyle w:val="CommentReference"/>
          <w:rFonts w:ascii="Times New Roman" w:hAnsi="Times New Roman"/>
        </w:rPr>
        <w:commentReference w:id="174"/>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commentRangeStart w:id="175"/>
      <w:ins w:id="176" w:author="Jonathan Yong" w:date="2021-03-13T03:18:00Z">
        <w:r w:rsidR="00F67211">
          <w:t>NOAH supersequences</w:t>
        </w:r>
        <w:r w:rsidR="00F67211" w:rsidRPr="000A0FE2">
          <w:t xml:space="preserve"> • </w:t>
        </w:r>
        <w:r w:rsidR="00F67211">
          <w:t xml:space="preserve">Sensitivity-enhanced HSQC </w:t>
        </w:r>
        <w:r w:rsidR="00F67211" w:rsidRPr="000A0FE2">
          <w:t xml:space="preserve">• </w:t>
        </w:r>
        <w:r w:rsidR="00F67211">
          <w:t>HSQC-TOCSY</w:t>
        </w:r>
        <w:commentRangeEnd w:id="175"/>
        <w:r w:rsidR="00F67211">
          <w:rPr>
            <w:rStyle w:val="CommentReference"/>
            <w:rFonts w:ascii="Times New Roman" w:hAnsi="Times New Roman"/>
          </w:rPr>
          <w:commentReference w:id="175"/>
        </w:r>
      </w:ins>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ins w:id="177" w:author="Jonathan Yong" w:date="2021-03-13T00:56:00Z">
        <w:r w:rsidR="00F86B4B" w:rsidRPr="00F86B4B">
          <w:rPr>
            <w:color w:val="000000"/>
          </w:rPr>
          <w:t xml:space="preserve">d) P. </w:t>
        </w:r>
        <w:proofErr w:type="spellStart"/>
        <w:r w:rsidR="00F86B4B" w:rsidRPr="00F86B4B">
          <w:rPr>
            <w:color w:val="000000"/>
          </w:rPr>
          <w:t>Giraudeau</w:t>
        </w:r>
        <w:proofErr w:type="spellEnd"/>
        <w:r w:rsidR="00F86B4B" w:rsidRPr="00F86B4B">
          <w:rPr>
            <w:color w:val="000000"/>
          </w:rPr>
          <w:t xml:space="preserve">, L. </w:t>
        </w:r>
        <w:proofErr w:type="spellStart"/>
        <w:r w:rsidR="00F86B4B" w:rsidRPr="00F86B4B">
          <w:rPr>
            <w:color w:val="000000"/>
          </w:rPr>
          <w:t>Frydman</w:t>
        </w:r>
        <w:proofErr w:type="spellEnd"/>
        <w:r w:rsidR="00F86B4B" w:rsidRPr="00F86B4B">
          <w:rPr>
            <w:color w:val="000000"/>
          </w:rPr>
          <w:t xml:space="preserve">, </w:t>
        </w:r>
        <w:proofErr w:type="spellStart"/>
        <w:r w:rsidR="00F86B4B" w:rsidRPr="00F86B4B">
          <w:rPr>
            <w:i/>
            <w:iCs/>
            <w:color w:val="000000"/>
          </w:rPr>
          <w:t>Annu</w:t>
        </w:r>
        <w:proofErr w:type="spellEnd"/>
        <w:r w:rsidR="00F86B4B" w:rsidRPr="00F86B4B">
          <w:rPr>
            <w:i/>
            <w:iCs/>
            <w:color w:val="000000"/>
          </w:rPr>
          <w:t>.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w:t>
        </w:r>
      </w:ins>
      <w:r w:rsidR="00F86B4B">
        <w:rPr>
          <w:color w:val="000000"/>
        </w:rPr>
        <w:t>e</w:t>
      </w:r>
      <w:r w:rsidRPr="000A0FE2">
        <w:rPr>
          <w:color w:val="000000"/>
        </w:rPr>
        <w:t xml:space="preserve">)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proofErr w:type="spellStart"/>
      <w:r w:rsidR="00F86B4B">
        <w:rPr>
          <w:color w:val="000000"/>
        </w:rPr>
        <w:t>i</w:t>
      </w:r>
      <w:proofErr w:type="spellEnd"/>
      <w:r w:rsidRPr="000A0FE2">
        <w:rPr>
          <w:color w:val="000000"/>
        </w:rPr>
        <w:t xml:space="preserve">)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lastRenderedPageBreak/>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178"/>
      <w:r w:rsidRPr="000A0FE2">
        <w:t xml:space="preserve">A. L. Hansen, Ē. </w:t>
      </w:r>
      <w:proofErr w:type="spellStart"/>
      <w:r w:rsidRPr="000A0FE2">
        <w:t>Kupče</w:t>
      </w:r>
      <w:proofErr w:type="spellEnd"/>
      <w:r w:rsidRPr="000A0FE2">
        <w:t xml:space="preserve">, D.-W. Li, L. </w:t>
      </w:r>
      <w:proofErr w:type="spellStart"/>
      <w:r w:rsidRPr="000A0FE2">
        <w:t>Bruschweiler</w:t>
      </w:r>
      <w:proofErr w:type="spellEnd"/>
      <w:r w:rsidRPr="000A0FE2">
        <w:t xml:space="preserve">-Li, C. Wang, R. </w:t>
      </w:r>
      <w:proofErr w:type="spellStart"/>
      <w:r w:rsidRPr="000A0FE2">
        <w:t>Brüschweiler</w:t>
      </w:r>
      <w:proofErr w:type="spellEnd"/>
      <w:r w:rsidRPr="000A0FE2">
        <w:t xml:space="preserve">, “2D NMR-based Metabolomics with HSQC/TOCSY NOAH Supersequences”, submitted for publication, </w:t>
      </w:r>
      <w:r w:rsidRPr="000A0FE2">
        <w:rPr>
          <w:b/>
        </w:rPr>
        <w:t>2021</w:t>
      </w:r>
      <w:r w:rsidRPr="000A0FE2">
        <w:t>.</w:t>
      </w:r>
      <w:commentRangeEnd w:id="178"/>
      <w:r w:rsidR="000A0FE2" w:rsidRPr="000A0FE2">
        <w:rPr>
          <w:rStyle w:val="CommentReference"/>
          <w:rFonts w:ascii="Times New Roman" w:hAnsi="Times New Roman"/>
        </w:rPr>
        <w:commentReference w:id="178"/>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05D2114B" w14:textId="5B6BF6DB" w:rsidR="003B68B6" w:rsidRDefault="006638FC" w:rsidP="003B68B6">
      <w:pPr>
        <w:pStyle w:val="References"/>
        <w:rPr>
          <w:ins w:id="179" w:author="Jonathan Yong" w:date="2021-03-13T02:07:00Z"/>
        </w:rPr>
      </w:pPr>
      <w:r w:rsidRPr="000A0FE2">
        <w:rPr>
          <w:color w:val="000000"/>
        </w:rPr>
        <w:t>[16]</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ins w:id="180" w:author="Jonathan Yong" w:date="2021-03-12T21:41:00Z">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ins>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57EA1EE7" w14:textId="11B407A2" w:rsidR="003B68B6" w:rsidRPr="000A0FE2" w:rsidRDefault="003B68B6" w:rsidP="003B68B6">
      <w:pPr>
        <w:pStyle w:val="References"/>
      </w:pPr>
      <w:ins w:id="181" w:author="Jonathan Yong" w:date="2021-03-13T02:07:00Z">
        <w:r>
          <w:t>[17]</w:t>
        </w:r>
        <w:r>
          <w:tab/>
          <w:t xml:space="preserve">a) D. L. </w:t>
        </w:r>
        <w:proofErr w:type="spellStart"/>
        <w:r>
          <w:t>Donoho</w:t>
        </w:r>
        <w:proofErr w:type="spellEnd"/>
        <w:r>
          <w:t xml:space="preserve">,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w:t>
        </w:r>
        <w:proofErr w:type="spellStart"/>
        <w:r>
          <w:t>Rovnyak</w:t>
        </w:r>
        <w:proofErr w:type="spellEnd"/>
        <w:r>
          <w:t xml:space="preserve">, J. C. Hoch, T. </w:t>
        </w:r>
        <w:proofErr w:type="spellStart"/>
        <w:r>
          <w:t>Polenova</w:t>
        </w:r>
        <w:proofErr w:type="spellEnd"/>
        <w:r>
          <w:t xml:space="preserve">, D. </w:t>
        </w:r>
        <w:proofErr w:type="spellStart"/>
        <w:r>
          <w:t>Rovnyak</w:t>
        </w:r>
        <w:proofErr w:type="spellEnd"/>
        <w:r>
          <w:t xml:space="preserve">, </w:t>
        </w:r>
        <w:r w:rsidRPr="003B68B6">
          <w:rPr>
            <w:i/>
            <w:iCs/>
          </w:rPr>
          <w:t>J. Phys. Chem. B</w:t>
        </w:r>
        <w:r>
          <w:t xml:space="preserve"> </w:t>
        </w:r>
        <w:r w:rsidRPr="003B68B6">
          <w:rPr>
            <w:b/>
            <w:bCs/>
          </w:rPr>
          <w:t>2015</w:t>
        </w:r>
        <w:r>
          <w:t xml:space="preserve">, </w:t>
        </w:r>
        <w:r w:rsidRPr="003B68B6">
          <w:rPr>
            <w:i/>
            <w:iCs/>
          </w:rPr>
          <w:t>119</w:t>
        </w:r>
        <w:r>
          <w:t>, 6502–6515.</w:t>
        </w:r>
      </w:ins>
    </w:p>
    <w:p w14:paraId="65D2A793" w14:textId="66093E6A" w:rsidR="006638FC" w:rsidRPr="000A0FE2" w:rsidRDefault="006638FC" w:rsidP="00C6667A">
      <w:pPr>
        <w:pStyle w:val="References"/>
      </w:pPr>
      <w:r w:rsidRPr="000A0FE2">
        <w:rPr>
          <w:color w:val="000000"/>
        </w:rPr>
        <w:t>[1</w:t>
      </w:r>
      <w:r w:rsidR="003B68B6">
        <w:rPr>
          <w:color w:val="000000"/>
        </w:rPr>
        <w:t>8</w:t>
      </w:r>
      <w:r w:rsidRPr="000A0FE2">
        <w:rPr>
          <w:color w:val="000000"/>
        </w:rPr>
        <w:t>]</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0BAC5049" w:rsidR="00773C4B" w:rsidRPr="000A0FE2" w:rsidRDefault="006638FC" w:rsidP="006638FC">
      <w:pPr>
        <w:pStyle w:val="References"/>
      </w:pPr>
      <w:r w:rsidRPr="000A0FE2">
        <w:rPr>
          <w:color w:val="000000"/>
        </w:rPr>
        <w:t>[1</w:t>
      </w:r>
      <w:r w:rsidR="003B68B6">
        <w:rPr>
          <w:color w:val="000000"/>
        </w:rPr>
        <w:t>9</w:t>
      </w:r>
      <w:r w:rsidRPr="000A0FE2">
        <w:rPr>
          <w:color w:val="000000"/>
        </w:rPr>
        <w:t>]</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 xml:space="preserve">The abstract is currently 536 characters without spaces, but the guidelines suggest 800-1000. </w:t>
      </w:r>
      <w:proofErr w:type="gramStart"/>
      <w:r>
        <w:t>So</w:t>
      </w:r>
      <w:proofErr w:type="gramEnd"/>
      <w:r>
        <w:t xml:space="preserve"> there is some room for expansion if it is useful…</w:t>
      </w:r>
    </w:p>
  </w:comment>
  <w:comment w:id="4" w:author="Jonathan Yong" w:date="2021-03-13T13:55:00Z" w:initials="JY">
    <w:p w14:paraId="156336CF" w14:textId="717E9C50" w:rsidR="00D25AD8" w:rsidRDefault="00C00D6F">
      <w:pPr>
        <w:pStyle w:val="CommentText"/>
      </w:pPr>
      <w:r>
        <w:rPr>
          <w:rStyle w:val="CommentReference"/>
        </w:rPr>
        <w:annotationRef/>
      </w:r>
      <w:r w:rsidR="00B52443">
        <w:rPr>
          <w:rStyle w:val="CommentReference"/>
        </w:rPr>
        <w:t>I feel it might be</w:t>
      </w:r>
      <w:r>
        <w:t xml:space="preserve"> worth including a diagram of </w:t>
      </w:r>
      <w:r w:rsidR="00B52443">
        <w:t xml:space="preserve">the </w:t>
      </w:r>
      <w:proofErr w:type="spellStart"/>
      <w:r w:rsidR="00B52443">
        <w:t>S</w:t>
      </w:r>
      <w:r w:rsidR="00B52443" w:rsidRPr="00B52443">
        <w:rPr>
          <w:vertAlign w:val="superscript"/>
        </w:rPr>
        <w:t>+</w:t>
      </w:r>
      <w:r w:rsidR="00B52443">
        <w:t>C</w:t>
      </w:r>
      <w:r w:rsidR="00AB0074" w:rsidRPr="00AB0074">
        <w:rPr>
          <w:vertAlign w:val="superscript"/>
        </w:rPr>
        <w:t>c</w:t>
      </w:r>
      <w:proofErr w:type="spellEnd"/>
      <w:r w:rsidR="00B52443">
        <w:t xml:space="preserve"> </w:t>
      </w:r>
      <w:proofErr w:type="spellStart"/>
      <w:r w:rsidR="00B52443">
        <w:t>superseq</w:t>
      </w:r>
      <w:proofErr w:type="spellEnd"/>
      <w:r w:rsidR="00B52443">
        <w:t>.</w:t>
      </w:r>
      <w:r>
        <w:t xml:space="preserve"> at the top of Fig 2 for clarity</w:t>
      </w:r>
      <w:r w:rsidR="00B52443">
        <w:t>—what do you think</w:t>
      </w:r>
      <w:r>
        <w:t>? Assuming reader knows nothing about NOA</w:t>
      </w:r>
      <w:r w:rsidR="00B52443">
        <w:t>H… Here is a quick sketch of what I’d draw: I can include it into the figure proper if you approve.</w:t>
      </w:r>
      <w:r w:rsidR="00D25AD8">
        <w:t xml:space="preserve"> In terms of vertical </w:t>
      </w:r>
      <w:proofErr w:type="gramStart"/>
      <w:r w:rsidR="00D25AD8">
        <w:t>space</w:t>
      </w:r>
      <w:proofErr w:type="gramEnd"/>
      <w:r w:rsidR="00D25AD8">
        <w:t xml:space="preserve"> it would be similar to Fig 1a.</w:t>
      </w:r>
    </w:p>
    <w:p w14:paraId="49297ABF" w14:textId="77777777" w:rsidR="00D25AD8" w:rsidRDefault="00D25AD8">
      <w:pPr>
        <w:pStyle w:val="CommentText"/>
      </w:pPr>
    </w:p>
    <w:p w14:paraId="7754C4A7" w14:textId="4C01EDA5" w:rsidR="00AB0074" w:rsidRDefault="00AB0074">
      <w:pPr>
        <w:pStyle w:val="CommentText"/>
      </w:pPr>
      <w:r>
        <w:rPr>
          <w:noProof/>
        </w:rPr>
        <w:drawing>
          <wp:inline distT="0" distB="0" distL="0" distR="0" wp14:anchorId="0106B613" wp14:editId="291C1A89">
            <wp:extent cx="2831870" cy="553354"/>
            <wp:effectExtent l="0" t="0" r="63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
                    <a:stretch>
                      <a:fillRect/>
                    </a:stretch>
                  </pic:blipFill>
                  <pic:spPr>
                    <a:xfrm>
                      <a:off x="0" y="0"/>
                      <a:ext cx="2847220" cy="556353"/>
                    </a:xfrm>
                    <a:prstGeom prst="rect">
                      <a:avLst/>
                    </a:prstGeom>
                  </pic:spPr>
                </pic:pic>
              </a:graphicData>
            </a:graphic>
          </wp:inline>
        </w:drawing>
      </w:r>
    </w:p>
    <w:p w14:paraId="663C50E5" w14:textId="77777777" w:rsidR="00D25AD8" w:rsidRDefault="00D25AD8" w:rsidP="00AB0074">
      <w:pPr>
        <w:pStyle w:val="CommentText"/>
      </w:pPr>
    </w:p>
    <w:p w14:paraId="19C8CCFA" w14:textId="6B6C87B0" w:rsidR="00AB0074" w:rsidRDefault="00D25AD8" w:rsidP="00AB0074">
      <w:pPr>
        <w:pStyle w:val="CommentText"/>
      </w:pPr>
      <w:r>
        <w:t>The c</w:t>
      </w:r>
      <w:r w:rsidR="00AB0074">
        <w:t>aption would be something along the lines of</w:t>
      </w:r>
      <w:r>
        <w:t>:</w:t>
      </w:r>
    </w:p>
    <w:p w14:paraId="529CF4B2" w14:textId="77777777" w:rsidR="00AB0074" w:rsidRDefault="00AB0074" w:rsidP="00AB0074">
      <w:pPr>
        <w:pStyle w:val="CommentText"/>
        <w:rPr>
          <w:lang w:val="en-US"/>
        </w:rPr>
      </w:pPr>
      <w:r w:rsidRPr="00AB0074">
        <w:rPr>
          <w:b/>
          <w:bCs/>
        </w:rPr>
        <w:t xml:space="preserve">(a) </w:t>
      </w:r>
      <w:r>
        <w:t xml:space="preserve">Pulse sequence of the NOAH-2 </w:t>
      </w:r>
      <w:proofErr w:type="spellStart"/>
      <w:r>
        <w:t>S</w:t>
      </w:r>
      <w:r w:rsidRPr="00AB0074">
        <w:rPr>
          <w:vertAlign w:val="superscript"/>
        </w:rPr>
        <w:t>+</w:t>
      </w:r>
      <w:r>
        <w:t>C</w:t>
      </w:r>
      <w:r w:rsidRPr="00AB0074">
        <w:rPr>
          <w:vertAlign w:val="superscript"/>
        </w:rPr>
        <w:t>c</w:t>
      </w:r>
      <w:proofErr w:type="spellEnd"/>
      <w:r>
        <w:t xml:space="preserve"> (seHSQC + CLIP-COSY) experiment: any of the variants shown in Figure 1 (CRK, version 1, or version 2</w:t>
      </w:r>
      <w:proofErr w:type="gramStart"/>
      <w:r>
        <w:t>/“</w:t>
      </w:r>
      <w:proofErr w:type="gramEnd"/>
      <w:r>
        <w:t>ZIP”) can be used as the seHSQC variant. The CLIP-</w:t>
      </w:r>
      <w:proofErr w:type="gramStart"/>
      <w:r>
        <w:t>COSY</w:t>
      </w:r>
      <w:r w:rsidRPr="00AB0074">
        <w:rPr>
          <w:vertAlign w:val="superscript"/>
        </w:rPr>
        <w:t>[</w:t>
      </w:r>
      <w:proofErr w:type="gramEnd"/>
      <w:r w:rsidRPr="00AB0074">
        <w:rPr>
          <w:vertAlign w:val="superscript"/>
        </w:rPr>
        <w:t>cite]</w:t>
      </w:r>
      <w:r>
        <w:t xml:space="preserve"> is performed with </w:t>
      </w:r>
      <w:r w:rsidRPr="00AB0074">
        <w:rPr>
          <w:i/>
          <w:iCs/>
          <w:lang w:val="el-GR"/>
        </w:rPr>
        <w:t>φ</w:t>
      </w:r>
      <w:r w:rsidRPr="00AB0074">
        <w:rPr>
          <w:vertAlign w:val="subscript"/>
          <w:lang w:val="en-US"/>
        </w:rPr>
        <w:t>1</w:t>
      </w:r>
      <w:r>
        <w:rPr>
          <w:lang w:val="en-US"/>
        </w:rPr>
        <w:t xml:space="preserve"> = </w:t>
      </w:r>
      <w:r w:rsidRPr="00AB0074">
        <w:rPr>
          <w:i/>
          <w:iCs/>
          <w:lang w:val="el-GR"/>
        </w:rPr>
        <w:t>φ</w:t>
      </w:r>
      <w:r w:rsidRPr="00AB0074">
        <w:rPr>
          <w:vertAlign w:val="subscript"/>
          <w:lang w:val="en-US"/>
        </w:rPr>
        <w:t>rec</w:t>
      </w:r>
      <w:r>
        <w:rPr>
          <w:lang w:val="en-US"/>
        </w:rPr>
        <w:t xml:space="preserve"> = (</w:t>
      </w:r>
      <w:r w:rsidRPr="00AB0074">
        <w:rPr>
          <w:i/>
          <w:iCs/>
          <w:lang w:val="en-US"/>
        </w:rPr>
        <w:t>x</w:t>
      </w:r>
      <w:r>
        <w:rPr>
          <w:lang w:val="en-US"/>
        </w:rPr>
        <w:t>, −</w:t>
      </w:r>
      <w:r w:rsidRPr="00AB0074">
        <w:rPr>
          <w:i/>
          <w:iCs/>
          <w:lang w:val="en-US"/>
        </w:rPr>
        <w:t>x</w:t>
      </w:r>
      <w:r>
        <w:rPr>
          <w:lang w:val="en-US"/>
        </w:rPr>
        <w:t xml:space="preserve">) and States quadrature detection in the indirect dimension; the perfect echo mixing delay </w:t>
      </w:r>
      <w:r>
        <w:rPr>
          <w:lang w:val="el-GR"/>
        </w:rPr>
        <w:t>τ</w:t>
      </w:r>
      <w:r>
        <w:rPr>
          <w:lang w:val="en-US"/>
        </w:rPr>
        <w:t xml:space="preserve"> is set to 8.33 </w:t>
      </w:r>
      <w:proofErr w:type="spellStart"/>
      <w:r>
        <w:rPr>
          <w:lang w:val="en-US"/>
        </w:rPr>
        <w:t>ms.</w:t>
      </w:r>
      <w:proofErr w:type="spellEnd"/>
      <w:r>
        <w:rPr>
          <w:lang w:val="en-US"/>
        </w:rPr>
        <w:t xml:space="preserve"> The unfilled rectangles with diagonal lines, applied simultaneously with </w:t>
      </w:r>
      <w:r w:rsidRPr="00AB0074">
        <w:rPr>
          <w:i/>
          <w:iCs/>
          <w:lang w:val="en-US"/>
        </w:rPr>
        <w:t>z</w:t>
      </w:r>
      <w:r>
        <w:rPr>
          <w:lang w:val="en-US"/>
        </w:rPr>
        <w:t xml:space="preserve">-gradients, represent frequency-swept pulses used for suppression of zero-quantum </w:t>
      </w:r>
      <w:proofErr w:type="gramStart"/>
      <w:r>
        <w:rPr>
          <w:lang w:val="en-US"/>
        </w:rPr>
        <w:t>coherence.</w:t>
      </w:r>
      <w:r w:rsidRPr="00AB0074">
        <w:rPr>
          <w:vertAlign w:val="superscript"/>
          <w:lang w:val="en-US"/>
        </w:rPr>
        <w:t>[</w:t>
      </w:r>
      <w:proofErr w:type="gramEnd"/>
      <w:r w:rsidRPr="00AB0074">
        <w:rPr>
          <w:vertAlign w:val="superscript"/>
          <w:lang w:val="en-US"/>
        </w:rPr>
        <w:t>cite]</w:t>
      </w:r>
      <w:r>
        <w:rPr>
          <w:lang w:val="en-US"/>
        </w:rPr>
        <w:t xml:space="preserve"> </w:t>
      </w:r>
    </w:p>
    <w:p w14:paraId="7D0108AA" w14:textId="77777777" w:rsidR="00D25AD8" w:rsidRDefault="00D25AD8" w:rsidP="00AB0074">
      <w:pPr>
        <w:pStyle w:val="CommentText"/>
        <w:rPr>
          <w:lang w:val="en-US"/>
        </w:rPr>
      </w:pPr>
    </w:p>
    <w:p w14:paraId="153D1AF1" w14:textId="06CBD4E8" w:rsidR="00D25AD8" w:rsidRPr="00AB0074" w:rsidRDefault="00D25AD8" w:rsidP="00AB0074">
      <w:pPr>
        <w:pStyle w:val="CommentText"/>
        <w:rPr>
          <w:lang w:val="en-US"/>
        </w:rPr>
      </w:pPr>
      <w:r>
        <w:rPr>
          <w:lang w:val="en-US"/>
        </w:rPr>
        <w:t>Note to self: including this would mean that the experimental section on CLIP-COSY can be reworded.</w:t>
      </w:r>
    </w:p>
  </w:comment>
  <w:comment w:id="25" w:author="Jonathan Yong" w:date="2021-03-13T16:47:00Z" w:initials="JY">
    <w:p w14:paraId="49343C8E" w14:textId="7F80A479" w:rsidR="00A35EA0" w:rsidRDefault="00A35EA0">
      <w:pPr>
        <w:pStyle w:val="CommentText"/>
      </w:pPr>
      <w:r>
        <w:rPr>
          <w:rStyle w:val="CommentReference"/>
        </w:rPr>
        <w:annotationRef/>
      </w:r>
      <w:r>
        <w:t xml:space="preserve">I thought the original was too negative </w:t>
      </w:r>
      <w:r w:rsidR="00C932D8">
        <w:t xml:space="preserve">and unclear </w:t>
      </w:r>
      <w:r>
        <w:t xml:space="preserve">(my </w:t>
      </w:r>
      <w:proofErr w:type="gramStart"/>
      <w:r>
        <w:t>fault)</w:t>
      </w:r>
      <w:r w:rsidR="00C932D8">
        <w:t>…</w:t>
      </w:r>
      <w:proofErr w:type="gramEnd"/>
      <w:r>
        <w:t xml:space="preserve"> We do need to admit that raw HSQC gains are smaller than CRK, but I tried to drive home the selling points:</w:t>
      </w:r>
    </w:p>
    <w:p w14:paraId="6BDF6B6A" w14:textId="691E7B8A" w:rsidR="00A35EA0" w:rsidRDefault="00A35EA0" w:rsidP="00A35EA0">
      <w:pPr>
        <w:pStyle w:val="CommentText"/>
        <w:numPr>
          <w:ilvl w:val="0"/>
          <w:numId w:val="5"/>
        </w:numPr>
      </w:pPr>
      <w:r>
        <w:t xml:space="preserve"> You wouldn’t use CRK seHSQC in a supersequence anyway because of the bulk</w:t>
      </w:r>
      <w:r w:rsidR="00C932D8">
        <w:t>.</w:t>
      </w:r>
    </w:p>
    <w:p w14:paraId="0C551F95" w14:textId="77777777" w:rsidR="00C932D8" w:rsidRDefault="00A35EA0" w:rsidP="00C932D8">
      <w:pPr>
        <w:pStyle w:val="CommentText"/>
        <w:numPr>
          <w:ilvl w:val="0"/>
          <w:numId w:val="5"/>
        </w:numPr>
      </w:pPr>
      <w:r>
        <w:t xml:space="preserve"> NOAH seHSQC preserves bulk pretty well, yet still provides good gains over unenhanced HSQC.</w:t>
      </w:r>
    </w:p>
    <w:p w14:paraId="7055D8B8" w14:textId="4B41695B" w:rsidR="00C932D8" w:rsidRDefault="00C932D8" w:rsidP="00C932D8">
      <w:pPr>
        <w:pStyle w:val="CommentText"/>
      </w:pPr>
      <w:r>
        <w:t xml:space="preserve">It’s </w:t>
      </w:r>
      <w:r w:rsidR="000A7F12">
        <w:t xml:space="preserve">a bit </w:t>
      </w:r>
      <w:r>
        <w:t>longer, but I guess we do have the space now.</w:t>
      </w:r>
    </w:p>
  </w:comment>
  <w:comment w:id="90" w:author="Jonathan Yong" w:date="2021-03-13T17:04:00Z" w:initials="JY">
    <w:p w14:paraId="5C407881" w14:textId="55CFB6B9" w:rsidR="00C932D8" w:rsidRDefault="00C932D8">
      <w:pPr>
        <w:pStyle w:val="CommentText"/>
      </w:pPr>
      <w:r>
        <w:rPr>
          <w:rStyle w:val="CommentReference"/>
        </w:rPr>
        <w:annotationRef/>
      </w:r>
      <w:r>
        <w:t>Optional…</w:t>
      </w:r>
    </w:p>
  </w:comment>
  <w:comment w:id="155" w:author="Jonathan Yong" w:date="2021-03-13T02:15:00Z" w:initials="JY">
    <w:p w14:paraId="169BC6AA" w14:textId="6FC1FDF3" w:rsidR="00AE031B" w:rsidRDefault="003B68B6">
      <w:pPr>
        <w:pStyle w:val="CommentText"/>
      </w:pPr>
      <w:r>
        <w:rPr>
          <w:rStyle w:val="CommentReference"/>
        </w:rPr>
        <w:annotationRef/>
      </w:r>
      <w:r>
        <w:t xml:space="preserve">I cited the JMR paper as </w:t>
      </w:r>
      <w:r w:rsidR="00AE031B">
        <w:t>per your email</w:t>
      </w:r>
      <w:r>
        <w:t xml:space="preserve"> (citation is in SI as well) – can’t help but think the NRMP review would be very appropriate, too!</w:t>
      </w:r>
    </w:p>
  </w:comment>
  <w:comment w:id="173" w:author="Jonathan Yong" w:date="2021-03-09T10:43:00Z" w:initials="JY">
    <w:p w14:paraId="49C636E2" w14:textId="0791E708" w:rsidR="000A0FE2" w:rsidRPr="000A0FE2" w:rsidRDefault="000A0FE2">
      <w:pPr>
        <w:pStyle w:val="CommentText"/>
      </w:pPr>
      <w:r w:rsidRPr="000A0FE2">
        <w:rPr>
          <w:rStyle w:val="CommentReference"/>
        </w:rPr>
        <w:annotationRef/>
      </w:r>
      <w:r w:rsidRPr="000A0FE2">
        <w:t xml:space="preserve">I think we should have something on </w:t>
      </w:r>
      <w:proofErr w:type="spellStart"/>
      <w:proofErr w:type="gramStart"/>
      <w:r w:rsidRPr="000A0FE2">
        <w:t>nmrweb.chem</w:t>
      </w:r>
      <w:proofErr w:type="gramEnd"/>
      <w:r w:rsidRPr="000A0FE2">
        <w:t>.ox</w:t>
      </w:r>
      <w:proofErr w:type="spellEnd"/>
      <w:r w:rsidRPr="000A0FE2">
        <w:t xml:space="preserve"> </w:t>
      </w:r>
      <w:r>
        <w:t>too, for people to go to directly from here, would that be possible? Let me know and I can prepare a zip file or something similar</w:t>
      </w:r>
      <w:r w:rsidR="009C7B34">
        <w:t>.</w:t>
      </w:r>
    </w:p>
  </w:comment>
  <w:comment w:id="174"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175" w:author="Jonathan Yong" w:date="2021-03-13T03:18:00Z" w:initials="JY">
    <w:p w14:paraId="6003C51F" w14:textId="07A5B66F" w:rsidR="00F67211" w:rsidRDefault="00F67211">
      <w:pPr>
        <w:pStyle w:val="CommentText"/>
      </w:pPr>
      <w:r>
        <w:rPr>
          <w:rStyle w:val="CommentReference"/>
        </w:rPr>
        <w:annotationRef/>
      </w:r>
      <w:r>
        <w:t>These seem like logical candidates to me but please change if not appropriate…</w:t>
      </w:r>
    </w:p>
  </w:comment>
  <w:comment w:id="178" w:author="Jonathan Yong" w:date="2021-03-09T10:46:00Z" w:initials="JY">
    <w:p w14:paraId="2176F77D" w14:textId="5FC73033"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F67211">
        <w:t xml:space="preserve"> I guess most importantly is there a chance that it will be out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153D1AF1" w15:done="0"/>
  <w15:commentEx w15:paraId="7055D8B8" w15:done="0"/>
  <w15:commentEx w15:paraId="5C407881" w15:done="0"/>
  <w15:commentEx w15:paraId="169BC6AA" w15:done="0"/>
  <w15:commentEx w15:paraId="49C636E2" w15:done="0"/>
  <w15:commentEx w15:paraId="2828BC1F" w15:done="0"/>
  <w15:commentEx w15:paraId="6003C51F"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742B5" w16cex:dateUtc="2021-03-13T13:55:00Z"/>
  <w16cex:commentExtensible w16cex:durableId="23F76B1A" w16cex:dateUtc="2021-03-13T16:47:00Z"/>
  <w16cex:commentExtensible w16cex:durableId="23F76F0B" w16cex:dateUtc="2021-03-13T17:04:00Z"/>
  <w16cex:commentExtensible w16cex:durableId="23F69EB1" w16cex:dateUtc="2021-03-13T02:15:00Z"/>
  <w16cex:commentExtensible w16cex:durableId="23F1CFBF" w16cex:dateUtc="2021-03-09T10:43:00Z"/>
  <w16cex:commentExtensible w16cex:durableId="23F1D7DE" w16cex:dateUtc="2021-03-09T11:17:00Z"/>
  <w16cex:commentExtensible w16cex:durableId="23F6AD97" w16cex:dateUtc="2021-03-13T03:18: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153D1AF1" w16cid:durableId="23F742B5"/>
  <w16cid:commentId w16cid:paraId="7055D8B8" w16cid:durableId="23F76B1A"/>
  <w16cid:commentId w16cid:paraId="5C407881" w16cid:durableId="23F76F0B"/>
  <w16cid:commentId w16cid:paraId="169BC6AA" w16cid:durableId="23F69EB1"/>
  <w16cid:commentId w16cid:paraId="49C636E2" w16cid:durableId="23F1CFBF"/>
  <w16cid:commentId w16cid:paraId="2828BC1F" w16cid:durableId="23F1D7DE"/>
  <w16cid:commentId w16cid:paraId="6003C51F" w16cid:durableId="23F6AD97"/>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13B01" w14:textId="77777777" w:rsidR="00535C9C" w:rsidRDefault="00535C9C">
      <w:r>
        <w:separator/>
      </w:r>
    </w:p>
  </w:endnote>
  <w:endnote w:type="continuationSeparator" w:id="0">
    <w:p w14:paraId="14637783" w14:textId="77777777" w:rsidR="00535C9C" w:rsidRDefault="00535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08249" w14:textId="77777777" w:rsidR="00535C9C" w:rsidRDefault="00535C9C">
      <w:r>
        <w:separator/>
      </w:r>
    </w:p>
  </w:footnote>
  <w:footnote w:type="continuationSeparator" w:id="0">
    <w:p w14:paraId="503B32A2" w14:textId="77777777" w:rsidR="00535C9C" w:rsidRDefault="00535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535C9C"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535C9C">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9pt;height:9.9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B9E"/>
    <w:rsid w:val="00087C0E"/>
    <w:rsid w:val="00091323"/>
    <w:rsid w:val="0009539C"/>
    <w:rsid w:val="00095C2F"/>
    <w:rsid w:val="000A0FE2"/>
    <w:rsid w:val="000A37F3"/>
    <w:rsid w:val="000A77DC"/>
    <w:rsid w:val="000A7F12"/>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0621"/>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159</TotalTime>
  <Pages>8</Pages>
  <Words>5853</Words>
  <Characters>33368</Characters>
  <Application>Microsoft Office Word</Application>
  <DocSecurity>0</DocSecurity>
  <Lines>278</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14</cp:revision>
  <cp:lastPrinted>2012-11-08T15:19:00Z</cp:lastPrinted>
  <dcterms:created xsi:type="dcterms:W3CDTF">2021-03-08T23:12:00Z</dcterms:created>
  <dcterms:modified xsi:type="dcterms:W3CDTF">2021-03-13T17:06:00Z</dcterms:modified>
</cp:coreProperties>
</file>