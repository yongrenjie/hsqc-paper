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Jonathan R. J. Yong</w:t>
      </w:r>
      <w:r w:rsidR="00CF143A" w:rsidRPr="000A0FE2">
        <w:t>,</w:t>
      </w:r>
      <w:r w:rsidR="00CF143A" w:rsidRPr="000A0FE2">
        <w:rPr>
          <w:vertAlign w:val="superscript"/>
        </w:rPr>
        <w:t>[</w:t>
      </w:r>
      <w:r w:rsidRPr="000A0FE2">
        <w:rPr>
          <w:vertAlign w:val="superscript"/>
        </w:rPr>
        <w:t>a</w:t>
      </w:r>
      <w:r w:rsidR="00CF143A" w:rsidRPr="000A0FE2">
        <w:rPr>
          <w:vertAlign w:val="superscript"/>
        </w:rPr>
        <w:t>]</w:t>
      </w:r>
      <w:r w:rsidR="00CF143A" w:rsidRPr="000A0FE2">
        <w:t xml:space="preserve"> </w:t>
      </w:r>
      <w:r w:rsidRPr="000A0FE2">
        <w:t>Alexandar L. Hansen,</w:t>
      </w:r>
      <w:r w:rsidRPr="000A0FE2">
        <w:rPr>
          <w:vertAlign w:val="superscript"/>
        </w:rPr>
        <w:t>[b]</w:t>
      </w:r>
      <w:r w:rsidRPr="000A0FE2">
        <w:t xml:space="preserve"> Ēriks Kupče,</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Campus Chemical Instrument Center</w:t>
      </w:r>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Ē. Kupče</w:t>
      </w:r>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In recent years, there has been significant interest in the acceleration of multidimensional NMR data acquisition.</w:t>
      </w:r>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77777777"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 coupled to X and proton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In the 1990s, Cavanagh, Rance,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r w:rsidRPr="000A0FE2">
        <w:rPr>
          <w:lang w:val="en-GB"/>
        </w:rPr>
        <w:t>antiecho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r w:rsidRPr="000A0FE2">
        <w:rPr>
          <w:lang w:val="en-GB"/>
        </w:rPr>
        <w:t>TOCSY,</w:t>
      </w:r>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C HSQC, COSY, and NOESY spectra in one single experiment.</w:t>
      </w:r>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S1a)</w:t>
      </w:r>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 xml:space="preserve">sequence, this bulk magnetisation can therefore be used as the input to the COSY and NOESY homonuclear modules which follow. However, the original Cavanagh–Rance–Kay (CRK) seHSQC (Figure 1b) does not obey this principle: it causes bulk magnetisation to be dephased by coherence transfer pathway (CTP) gradients. Consequently, downstream modules can only utilise any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that has recovered during the HSQC FID acquisition, leading to drastic losses in signal intensity. This is illustrated using a NOAH-2 S</w:t>
      </w:r>
      <w:r w:rsidRPr="000A0FE2">
        <w:rPr>
          <w:vertAlign w:val="superscript"/>
          <w:lang w:val="en-GB"/>
        </w:rPr>
        <w:t>+</w:t>
      </w:r>
      <w:r w:rsidRPr="000A0FE2">
        <w:rPr>
          <w:lang w:val="en-GB"/>
        </w:rPr>
        <w:t>C</w:t>
      </w:r>
      <w:r w:rsidRPr="000A0FE2">
        <w:rPr>
          <w:vertAlign w:val="superscript"/>
          <w:lang w:val="en-GB"/>
        </w:rPr>
        <w:t>c</w:t>
      </w:r>
      <w:r w:rsidRPr="000A0FE2">
        <w:rPr>
          <w:lang w:val="en-GB"/>
        </w:rPr>
        <w:t xml:space="preserve"> (seHSQC + CLIP-COSY</w:t>
      </w:r>
      <w:r w:rsidRPr="000A0FE2">
        <w:rPr>
          <w:vertAlign w:val="superscript"/>
          <w:lang w:val="en-GB"/>
        </w:rPr>
        <w:t>[12]</w:t>
      </w:r>
      <w:r w:rsidRPr="000A0FE2">
        <w:rPr>
          <w:lang w:val="en-GB"/>
        </w:rPr>
        <w:t>) supersequence: the CLIP-COSY is used in this work as a convenient module for which peak</w:t>
      </w:r>
      <w:del w:id="1" w:author="Jonathan Yong" w:date="2021-03-09T10:32:00Z">
        <w:r w:rsidR="006366B0" w:rsidRPr="000A0FE2" w:rsidDel="006366B0">
          <w:rPr>
            <w:lang w:val="en-GB"/>
          </w:rPr>
          <w:delText xml:space="preserve"> intensitie</w:delText>
        </w:r>
        <w:r w:rsidRPr="000A0FE2" w:rsidDel="006366B0">
          <w:rPr>
            <w:lang w:val="en-GB"/>
          </w:rPr>
          <w:delText>s</w:delText>
        </w:r>
      </w:del>
      <w:ins w:id="2"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3" w:author="Jonathan Yong" w:date="2021-03-09T10:32:00Z">
        <w:r w:rsidR="006366B0" w:rsidRPr="000A0FE2" w:rsidDel="006366B0">
          <w:rPr>
            <w:lang w:val="en-GB"/>
          </w:rPr>
          <w:delText>calculated</w:delText>
        </w:r>
      </w:del>
      <w:ins w:id="4" w:author="Jonathan Yong" w:date="2021-03-09T10:32:00Z">
        <w:r w:rsidR="006366B0" w:rsidRPr="000A0FE2">
          <w:rPr>
            <w:lang w:val="en-GB"/>
          </w:rPr>
          <w:t>integrated</w:t>
        </w:r>
      </w:ins>
      <w:r w:rsidRPr="000A0FE2">
        <w:rPr>
          <w:lang w:val="en-GB"/>
        </w:rPr>
        <w:t>, but the conclusions drawn here are fully applicable to any other homonuclear module that is used in its place. While the CRK seHSQC implementation (Figure 2a) affords significant sensitivity gains (primarily for CH peaks, as predicted by theory</w:t>
      </w:r>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506E7441" w:rsidR="00737FE3" w:rsidRPr="000A0FE2" w:rsidRDefault="0052177E" w:rsidP="009779EE">
      <w:pPr>
        <w:spacing w:before="360"/>
        <w:jc w:val="center"/>
        <w:rPr>
          <w:rFonts w:ascii="Arial" w:hAnsi="Arial" w:cs="Arial"/>
          <w:color w:val="FF0000"/>
          <w:sz w:val="14"/>
          <w:szCs w:val="16"/>
        </w:rPr>
      </w:pPr>
      <w:r>
        <w:rPr>
          <w:rFonts w:ascii="Arial" w:hAnsi="Arial" w:cs="Arial"/>
          <w:noProof/>
          <w:color w:val="FF0000"/>
          <w:sz w:val="14"/>
          <w:szCs w:val="16"/>
        </w:rPr>
        <w:drawing>
          <wp:inline distT="0" distB="0" distL="0" distR="0" wp14:anchorId="21D353C1" wp14:editId="030ED705">
            <wp:extent cx="3095625" cy="3119755"/>
            <wp:effectExtent l="0" t="0" r="3175" b="4445"/>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low confidence"/>
                    <pic:cNvPicPr/>
                  </pic:nvPicPr>
                  <pic:blipFill>
                    <a:blip r:embed="rId15"/>
                    <a:stretch>
                      <a:fillRect/>
                    </a:stretch>
                  </pic:blipFill>
                  <pic:spPr>
                    <a:xfrm>
                      <a:off x="0" y="0"/>
                      <a:ext cx="3095625" cy="3119755"/>
                    </a:xfrm>
                    <a:prstGeom prst="rect">
                      <a:avLst/>
                    </a:prstGeom>
                  </pic:spPr>
                </pic:pic>
              </a:graphicData>
            </a:graphic>
          </wp:inline>
        </w:drawing>
      </w:r>
    </w:p>
    <w:p w14:paraId="5D42005E" w14:textId="6201C04D"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Cavanagh–Rance–Kay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ins w:id="5" w:author="Jonathan Yong" w:date="2021-03-13T02:37:00Z">
        <w:r w:rsidR="0052177E">
          <w:t xml:space="preserve"> (“ZIP-seHSQC”)</w:t>
        </w:r>
      </w:ins>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 xml:space="preserve">) and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r w:rsidRPr="000A0FE2">
        <w:t xml:space="preserve">ms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 xml:space="preserve">N experiments which are 2.5 ms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echo–antiecho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untouched. The first version of the NOAH seHSQC (Figure 1c</w:t>
      </w:r>
      <w:ins w:id="6" w:author="Jonathan Yong" w:date="2021-03-08T21:12:00Z">
        <w:r w:rsidR="00003B94" w:rsidRPr="000A0FE2">
          <w:rPr>
            <w:lang w:val="en-GB"/>
          </w:rPr>
          <w:t>, “</w:t>
        </w:r>
      </w:ins>
      <w:ins w:id="7"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8"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w:t>
      </w:r>
      <w:commentRangeStart w:id="9"/>
      <w:r w:rsidRPr="000A0FE2">
        <w:rPr>
          <w:lang w:val="en-GB"/>
        </w:rPr>
        <w:t>1d</w:t>
      </w:r>
      <w:ins w:id="10" w:author="Jonathan Yong" w:date="2021-03-08T21:12:00Z">
        <w:r w:rsidR="00003B94" w:rsidRPr="000A0FE2">
          <w:rPr>
            <w:lang w:val="en-GB"/>
          </w:rPr>
          <w:t>, “</w:t>
        </w:r>
      </w:ins>
      <w:ins w:id="11"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2" w:author="Jonathan Yong" w:date="2021-03-08T21:12:00Z">
        <w:r w:rsidR="00003B94" w:rsidRPr="000A0FE2">
          <w:rPr>
            <w:lang w:val="en-GB"/>
          </w:rPr>
          <w:t>” or “ZIP-seHSQC”</w:t>
        </w:r>
        <w:commentRangeEnd w:id="9"/>
        <w:r w:rsidR="00003B94" w:rsidRPr="000A0FE2">
          <w:rPr>
            <w:rStyle w:val="CommentReference"/>
            <w:rFonts w:ascii="Times New Roman" w:hAnsi="Times New Roman"/>
            <w:lang w:val="en-GB"/>
          </w:rPr>
          <w:commentReference w:id="9"/>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r w:rsidRPr="000A0FE2">
        <w:rPr>
          <w:i/>
          <w:iCs/>
          <w:lang w:val="en-GB"/>
        </w:rPr>
        <w:t>zz</w:t>
      </w:r>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r w:rsidRPr="000A0FE2">
        <w:rPr>
          <w:i/>
          <w:iCs/>
          <w:lang w:val="en-GB"/>
        </w:rPr>
        <w:t>zz</w:t>
      </w:r>
      <w:r w:rsidRPr="000A0FE2">
        <w:rPr>
          <w:lang w:val="en-GB"/>
        </w:rPr>
        <w:t xml:space="preserve">-filter, which has previously been used in the NOAH </w:t>
      </w:r>
      <w:r w:rsidRPr="000A0FE2">
        <w:rPr>
          <w:i/>
          <w:iCs/>
          <w:lang w:val="en-GB"/>
        </w:rPr>
        <w:t>zz</w:t>
      </w:r>
      <w:r w:rsidRPr="000A0FE2">
        <w:rPr>
          <w:lang w:val="en-GB"/>
        </w:rPr>
        <w:t>-HMBC module to retain the magnetisation of directly coupled protons for a subsequent HSQC module.</w:t>
      </w:r>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73E0E772" w:rsidR="00003B94" w:rsidRPr="000A0FE2" w:rsidRDefault="00A64A58" w:rsidP="00003B94">
      <w:pPr>
        <w:pStyle w:val="SchemeCaption"/>
        <w:spacing w:line="240" w:lineRule="auto"/>
      </w:pPr>
      <w:commentRangeStart w:id="13"/>
      <w:r w:rsidRPr="000A0FE2">
        <w:rPr>
          <w:b/>
        </w:rPr>
        <w:t>Figure 2.</w:t>
      </w:r>
      <w:r w:rsidRPr="000A0FE2">
        <w:t xml:space="preserve"> Sensitivity comparisons for NOAH-2 S</w:t>
      </w:r>
      <w:r w:rsidRPr="000A0FE2">
        <w:rPr>
          <w:vertAlign w:val="superscript"/>
        </w:rPr>
        <w:t>+</w:t>
      </w:r>
      <w:r w:rsidRPr="000A0FE2">
        <w:t>C</w:t>
      </w:r>
      <w:r w:rsidRPr="000A0FE2">
        <w:rPr>
          <w:vertAlign w:val="superscript"/>
        </w:rPr>
        <w:t>c</w:t>
      </w:r>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All intensities are normalised against the NOAH-2 SC</w:t>
      </w:r>
      <w:r w:rsidRPr="000A0FE2">
        <w:rPr>
          <w:vertAlign w:val="superscript"/>
        </w:rPr>
        <w:t>c</w:t>
      </w:r>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commentRangeEnd w:id="13"/>
      <w:r w:rsidR="0052177E">
        <w:rPr>
          <w:rStyle w:val="CommentReference"/>
          <w:rFonts w:ascii="Times New Roman" w:hAnsi="Times New Roman"/>
        </w:rPr>
        <w:commentReference w:id="13"/>
      </w:r>
      <w:r w:rsidRPr="000A0FE2">
        <w:t xml:space="preserve"> Using the original CRK seHSQC (Figure 1b). The CRK seHSQC does not preserve the bulk </w:t>
      </w:r>
      <w:r w:rsidRPr="000A0FE2">
        <w:rPr>
          <w:vertAlign w:val="superscript"/>
        </w:rPr>
        <w:t>1</w:t>
      </w:r>
      <w:r w:rsidRPr="000A0FE2">
        <w:t>H</w:t>
      </w:r>
      <w:r w:rsidRPr="000A0FE2">
        <w:rPr>
          <w:vertAlign w:val="superscript"/>
        </w:rPr>
        <w:t>!X</w:t>
      </w:r>
      <w:r w:rsidRPr="000A0FE2">
        <w:t xml:space="preserve"> magnetisation, leading to severely reduced 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SC</w:t>
      </w:r>
      <w:r w:rsidRPr="000A0FE2">
        <w:rPr>
          <w:vertAlign w:val="superscript"/>
        </w:rPr>
        <w:t>c</w:t>
      </w:r>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r w:rsidRPr="000A0FE2">
        <w:rPr>
          <w:position w:val="1"/>
          <w:vertAlign w:val="superscript"/>
        </w:rPr>
        <w:t>c</w:t>
      </w:r>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in the </w:t>
      </w:r>
      <w:r w:rsidRPr="000A0FE2">
        <w:rPr>
          <w:i/>
          <w:iCs/>
          <w:lang w:val="en-GB"/>
        </w:rPr>
        <w:t>xy</w:t>
      </w:r>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dephased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(e.g.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crosspeaks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75E701B" w14:textId="652E30F7" w:rsidR="00003B94" w:rsidRPr="000A0FE2" w:rsidRDefault="00003B94" w:rsidP="00003B94">
      <w:pPr>
        <w:pStyle w:val="P1"/>
        <w:ind w:firstLine="425"/>
        <w:rPr>
          <w:lang w:val="en-GB"/>
        </w:rPr>
      </w:pPr>
      <w:r w:rsidRPr="000A0FE2">
        <w:rPr>
          <w:lang w:val="en-GB"/>
        </w:rPr>
        <w:t>Both NOAH seHSQC modules provide clear sensitivity gains over the NOAH HSQC module for CH peaks (Figures 2b to 2d)</w:t>
      </w:r>
      <w:del w:id="14" w:author="Jonathan Yong" w:date="2021-03-08T21:11:00Z">
        <w:r w:rsidRPr="000A0FE2" w:rsidDel="00003B94">
          <w:rPr>
            <w:lang w:val="en-GB"/>
          </w:rPr>
          <w:delText>. For</w:delText>
        </w:r>
      </w:del>
      <w:ins w:id="15" w:author="Jonathan Yong" w:date="2021-03-08T21:11:00Z">
        <w:r w:rsidRPr="000A0FE2">
          <w:rPr>
            <w:lang w:val="en-GB"/>
          </w:rPr>
          <w:t>, though for</w:t>
        </w:r>
      </w:ins>
      <w:r w:rsidRPr="000A0FE2">
        <w:rPr>
          <w:lang w:val="en-GB"/>
        </w:rPr>
        <w:t xml:space="preserve">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when the delay Δ′ is set to 1/(8·</w:t>
      </w:r>
      <w:r w:rsidRPr="000A0FE2">
        <w:rPr>
          <w:vertAlign w:val="superscript"/>
          <w:lang w:val="en-GB"/>
        </w:rPr>
        <w:t>1</w:t>
      </w:r>
      <w:r w:rsidRPr="000A0FE2">
        <w:rPr>
          <w:i/>
          <w:iCs/>
          <w:lang w:val="en-GB"/>
        </w:rPr>
        <w:t>J</w:t>
      </w:r>
      <w:r w:rsidRPr="000A0FE2">
        <w:rPr>
          <w:vertAlign w:val="subscript"/>
          <w:lang w:val="en-GB"/>
        </w:rPr>
        <w:t>CH</w:t>
      </w:r>
      <w:r w:rsidRPr="000A0FE2">
        <w:rPr>
          <w:lang w:val="en-GB"/>
        </w:rPr>
        <w:t xml:space="preserve">) as done here, the gains </w:t>
      </w:r>
      <w:del w:id="16" w:author="Jonathan Yong" w:date="2021-03-08T21:11:00Z">
        <w:r w:rsidRPr="000A0FE2" w:rsidDel="00003B94">
          <w:rPr>
            <w:lang w:val="en-GB"/>
          </w:rPr>
          <w:delText xml:space="preserve">that can be </w:delText>
        </w:r>
      </w:del>
      <w:r w:rsidRPr="000A0FE2">
        <w:rPr>
          <w:lang w:val="en-GB"/>
        </w:rPr>
        <w:t>achieved via sensitivity enhancement are more modest (the case where Δ′ = 1/(4·</w:t>
      </w:r>
      <w:r w:rsidRPr="000A0FE2">
        <w:rPr>
          <w:vertAlign w:val="superscript"/>
          <w:lang w:val="en-GB"/>
        </w:rPr>
        <w:t>1</w:t>
      </w:r>
      <w:r w:rsidRPr="000A0FE2">
        <w:rPr>
          <w:i/>
          <w:iCs/>
          <w:lang w:val="en-GB"/>
        </w:rPr>
        <w:t>J</w:t>
      </w:r>
      <w:r w:rsidRPr="000A0FE2">
        <w:rPr>
          <w:vertAlign w:val="subscript"/>
          <w:lang w:val="en-GB"/>
        </w:rPr>
        <w:t>CH</w:t>
      </w:r>
      <w:r w:rsidRPr="000A0FE2">
        <w:rPr>
          <w:lang w:val="en-GB"/>
        </w:rPr>
        <w:t>) is explored in Figure S5).</w:t>
      </w:r>
      <w:r w:rsidRPr="000A0FE2">
        <w:rPr>
          <w:vertAlign w:val="superscript"/>
          <w:lang w:val="en-GB"/>
        </w:rPr>
        <w:t>[13a]</w:t>
      </w:r>
      <w:r w:rsidRPr="000A0FE2">
        <w:rPr>
          <w:lang w:val="en-GB"/>
        </w:rPr>
        <w:t xml:space="preserve"> Furthermore, the modifications present in the NOAH seHSQC invariably make them less efficient as compared to the original CRK implementation. Consequently, in this example, 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Pr="000A0FE2">
        <w:rPr>
          <w:lang w:val="en-GB"/>
        </w:rPr>
        <w:t xml:space="preserve"> module does not provide any sensitivity enhancement for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yields on average 1.19× increased sensitivity for CH</w:t>
      </w:r>
      <w:r w:rsidRPr="000A0FE2">
        <w:rPr>
          <w:vertAlign w:val="subscript"/>
          <w:lang w:val="en-GB"/>
        </w:rPr>
        <w:t>2</w:t>
      </w:r>
      <w:r w:rsidRPr="000A0FE2">
        <w:rPr>
          <w:lang w:val="en-GB"/>
        </w:rPr>
        <w:t xml:space="preserve"> peaks (Figure 2e). The new seHSQC modules, however, bring about dramatic improvements in the </w:t>
      </w:r>
      <w:r w:rsidRPr="000A0FE2">
        <w:rPr>
          <w:i/>
          <w:iCs/>
          <w:lang w:val="en-GB"/>
        </w:rPr>
        <w:t>homonuclear module</w:t>
      </w:r>
      <w:r w:rsidRPr="000A0FE2">
        <w:rPr>
          <w:lang w:val="en-GB"/>
        </w:rPr>
        <w:t xml:space="preserve"> which follows. In contrast to the CRK seHSQC, which largely destroys the requisite bulk magnetisation, both seHSQC modules preserve the majority of it, performing &gt;90% as well as the original HSQC module (Figure 2f). We note that the BIG-BIRD element reported by Briand and Sørensen,</w:t>
      </w:r>
      <w:r w:rsidRPr="000A0FE2">
        <w:rPr>
          <w:vertAlign w:val="superscript"/>
          <w:lang w:val="en-GB"/>
        </w:rPr>
        <w:t>[8d]</w:t>
      </w:r>
      <w:r w:rsidRPr="000A0FE2">
        <w:rPr>
          <w:lang w:val="en-GB"/>
        </w:rPr>
        <w:t xml:space="preserve"> which independently excites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Multiplicity editing</w:t>
      </w:r>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r w:rsidRPr="000A0FE2">
        <w:rPr>
          <w:i/>
          <w:lang w:val="en-GB"/>
        </w:rPr>
        <w:t>xy</w:t>
      </w:r>
      <w:r w:rsidRPr="000A0FE2">
        <w:rPr>
          <w:lang w:val="en-GB"/>
        </w:rPr>
        <w:t xml:space="preserve">-plane during the editing period; the same is true of the unenhanced NOAH HSQC. In these modules,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xml:space="preserve">) evolution, leading to a small decrease in the sensitivity of later homonuclear modules when multiplicity editing is introduced. Since homonuclear experiments typically have a greater inherent sensitivity than the (se)HSQC, this minor loss is rarely a problem, </w:t>
      </w:r>
      <w:r w:rsidRPr="000A0FE2">
        <w:rPr>
          <w:lang w:val="en-GB"/>
        </w:rPr>
        <w:t>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by around 10% in terms of preserving bulk magnetisation (Figure S9).</w:t>
      </w:r>
    </w:p>
    <w:p w14:paraId="07FC0DD5" w14:textId="663B04E2" w:rsidR="00D10DEE" w:rsidRPr="000A0FE2" w:rsidRDefault="00D10DEE" w:rsidP="00D10DEE">
      <w:pPr>
        <w:pStyle w:val="P1"/>
        <w:ind w:firstLine="425"/>
        <w:rPr>
          <w:lang w:val="en-GB"/>
        </w:rPr>
      </w:pPr>
      <w:r w:rsidRPr="000A0FE2">
        <w:rPr>
          <w:lang w:val="en-GB"/>
        </w:rPr>
        <w:t xml:space="preserve">The proposed seHSQC modules can be similarly implemented </w:t>
      </w:r>
      <w:del w:id="17" w:author="Jonathan Yong" w:date="2021-03-13T02:26:00Z">
        <w:r w:rsidRPr="000A0FE2" w:rsidDel="00AE031B">
          <w:rPr>
            <w:lang w:val="en-GB"/>
          </w:rPr>
          <w:delText xml:space="preserve">for </w:delText>
        </w:r>
      </w:del>
      <w:ins w:id="18" w:author="Jonathan Yong" w:date="2021-03-13T02:26:00Z">
        <w:r w:rsidR="00AE031B">
          <w:rPr>
            <w:lang w:val="en-GB"/>
          </w:rPr>
          <w:t>as</w:t>
        </w:r>
        <w:r w:rsidR="00AE031B" w:rsidRPr="000A0FE2">
          <w:rPr>
            <w:lang w:val="en-GB"/>
          </w:rPr>
          <w:t xml:space="preserve"> </w:t>
        </w:r>
      </w:ins>
      <w:r w:rsidRPr="000A0FE2">
        <w:rPr>
          <w:vertAlign w:val="superscript"/>
          <w:lang w:val="en-GB"/>
        </w:rPr>
        <w:t>15</w:t>
      </w:r>
      <w:r w:rsidRPr="000A0FE2">
        <w:rPr>
          <w:lang w:val="en-GB"/>
        </w:rPr>
        <w:t>N</w:t>
      </w:r>
      <w:ins w:id="19" w:author="Jonathan Yong" w:date="2021-03-13T02:26:00Z">
        <w:r w:rsidR="00AE031B">
          <w:rPr>
            <w:lang w:val="en-GB"/>
          </w:rPr>
          <w:t>–</w:t>
        </w:r>
        <w:r w:rsidR="00AE031B" w:rsidRPr="00AE031B">
          <w:rPr>
            <w:vertAlign w:val="superscript"/>
            <w:lang w:val="en-GB"/>
          </w:rPr>
          <w:t>1</w:t>
        </w:r>
        <w:r w:rsidR="00AE031B">
          <w:rPr>
            <w:lang w:val="en-GB"/>
          </w:rPr>
          <w:t>H</w:t>
        </w:r>
      </w:ins>
      <w:r w:rsidRPr="000A0FE2">
        <w:rPr>
          <w:lang w:val="en-GB"/>
        </w:rPr>
        <w:t xml:space="preserve">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H correlations are primarily obtained using the HMQC module</w:t>
      </w:r>
      <w:ins w:id="20" w:author="Jonathan Yong" w:date="2021-03-13T02:39:00Z">
        <w:r w:rsidR="00F51C8E">
          <w:rPr>
            <w:lang w:val="en-GB"/>
          </w:rPr>
          <w:t xml:space="preserve"> (“M”)</w:t>
        </w:r>
      </w:ins>
      <w:r w:rsidRPr="000A0FE2">
        <w:rPr>
          <w:lang w:val="en-GB"/>
        </w:rPr>
        <w:t>;</w:t>
      </w:r>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del w:id="21" w:author="Jonathan Yong" w:date="2021-03-13T02:27:00Z">
        <w:r w:rsidRPr="000A0FE2" w:rsidDel="0052177E">
          <w:rPr>
            <w:lang w:val="en-GB"/>
          </w:rPr>
          <w:delText xml:space="preserve">broadened </w:delText>
        </w:r>
      </w:del>
      <w:ins w:id="22" w:author="Jonathan Yong" w:date="2021-03-13T02:27:00Z">
        <w:r w:rsidR="0052177E">
          <w:rPr>
            <w:lang w:val="en-GB"/>
          </w:rPr>
          <w:t>split</w:t>
        </w:r>
        <w:r w:rsidR="0052177E" w:rsidRPr="000A0FE2">
          <w:rPr>
            <w:lang w:val="en-GB"/>
          </w:rPr>
          <w:t xml:space="preserve"> </w:t>
        </w:r>
      </w:ins>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unlike in the</w:t>
      </w:r>
      <w:del w:id="23" w:author="Jonathan Yong" w:date="2021-03-13T02:39:00Z">
        <w:r w:rsidRPr="000A0FE2" w:rsidDel="00F51C8E">
          <w:rPr>
            <w:lang w:val="en-GB"/>
          </w:rPr>
          <w:delText xml:space="preserve"> </w:delText>
        </w:r>
        <w:r w:rsidRPr="000A0FE2" w:rsidDel="00F51C8E">
          <w:rPr>
            <w:vertAlign w:val="superscript"/>
            <w:lang w:val="en-GB"/>
          </w:rPr>
          <w:delText>15</w:delText>
        </w:r>
        <w:r w:rsidRPr="000A0FE2" w:rsidDel="00F51C8E">
          <w:rPr>
            <w:lang w:val="en-GB"/>
          </w:rPr>
          <w:delText>N</w:delText>
        </w:r>
      </w:del>
      <w:r w:rsidRPr="000A0FE2">
        <w:rPr>
          <w:lang w:val="en-GB"/>
        </w:rPr>
        <w:t xml:space="preserv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del w:id="24" w:author="Jonathan Yong" w:date="2021-03-13T02:28:00Z">
        <w:r w:rsidRPr="000A0FE2" w:rsidDel="0052177E">
          <w:rPr>
            <w:lang w:val="en-GB"/>
          </w:rPr>
          <w:delText>unlikely to be problematic</w:delText>
        </w:r>
      </w:del>
      <w:ins w:id="25" w:author="Jonathan Yong" w:date="2021-03-13T02:28:00Z">
        <w:r w:rsidR="0052177E">
          <w:rPr>
            <w:lang w:val="en-GB"/>
          </w:rPr>
          <w:t>a worthwhile trade-off</w:t>
        </w:r>
      </w:ins>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2683F981"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ins w:id="26" w:author="Jonathan Yong" w:date="2021-03-13T02:40:00Z">
        <w:r w:rsidR="00F51C8E">
          <w:t xml:space="preserve">in </w:t>
        </w:r>
      </w:ins>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del w:id="27" w:author="Jonathan Yong" w:date="2021-03-13T02:42:00Z">
        <w:r w:rsidRPr="000A0FE2" w:rsidDel="00F51C8E">
          <w:delText>Signal-to-noise</w:delText>
        </w:r>
      </w:del>
      <w:ins w:id="28" w:author="Jonathan Yong" w:date="2021-03-13T02:42:00Z">
        <w:r w:rsidR="00F51C8E">
          <w:t>Sensitivity</w:t>
        </w:r>
      </w:ins>
      <w:r w:rsidRPr="000A0FE2">
        <w:t xml:space="preserve"> improvements relative to the HMQC spectrum</w:t>
      </w:r>
      <w:ins w:id="29" w:author="Jonathan Yong" w:date="2021-03-13T03:05:00Z">
        <w:r w:rsidR="00B16235">
          <w:t xml:space="preserve"> (as measured by peak heights)</w:t>
        </w:r>
      </w:ins>
      <w:r w:rsidRPr="000A0FE2">
        <w:t xml:space="preserve"> are indicated </w:t>
      </w:r>
      <w:del w:id="30" w:author="Jonathan Yong" w:date="2021-03-13T02:42:00Z">
        <w:r w:rsidRPr="000A0FE2" w:rsidDel="00F51C8E">
          <w:delText xml:space="preserve">over </w:delText>
        </w:r>
      </w:del>
      <w:ins w:id="31" w:author="Jonathan Yong" w:date="2021-03-13T02:42:00Z">
        <w:r w:rsidR="00F51C8E">
          <w:t>above</w:t>
        </w:r>
        <w:r w:rsidR="00F51C8E" w:rsidRPr="000A0FE2">
          <w:t xml:space="preserve"> </w:t>
        </w:r>
      </w:ins>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(a cyclic decapeptide; (Val–Orn–Leu–</w:t>
      </w:r>
      <w:r w:rsidR="00AB3190" w:rsidRPr="000A0FE2">
        <w:rPr>
          <w:smallCaps/>
        </w:rPr>
        <w:t>d</w:t>
      </w:r>
      <w:r w:rsidR="00AB3190" w:rsidRPr="000A0FE2">
        <w:t>-Phe–Pro)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also provide sensitivity gains versus the HMQC, they both come with other drawbacks. As previously discussed, these two modules place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in the </w:t>
      </w:r>
      <w:r w:rsidRPr="000A0FE2">
        <w:rPr>
          <w:i/>
          <w:iCs/>
          <w:lang w:val="en-GB"/>
        </w:rPr>
        <w:t>xy</w:t>
      </w:r>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w:t>
      </w:r>
      <w:r w:rsidRPr="000A0FE2">
        <w:rPr>
          <w:lang w:val="en-GB"/>
        </w:rPr>
        <w:lastRenderedPageBreak/>
        <w:t xml:space="preserve">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crosspeaks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dephases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ms, in order to provide more effective dephasing. In practice, we find that gradient durations of 2 to 2</w:t>
      </w:r>
      <w:r w:rsidRPr="000A0FE2">
        <w:rPr>
          <w:i/>
          <w:lang w:val="en-GB"/>
        </w:rPr>
        <w:t>.</w:t>
      </w:r>
      <w:r w:rsidRPr="000A0FE2">
        <w:rPr>
          <w:lang w:val="en-GB"/>
        </w:rPr>
        <w:t xml:space="preserve">5 ms provide excellent artefact suppression whilst not causing any appreciable difference in the intensity of the desired crosspeaks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r w:rsidRPr="000A0FE2">
        <w:rPr>
          <w:i/>
          <w:lang w:val="en-GB"/>
        </w:rPr>
        <w:t>γ</w:t>
      </w:r>
      <w:r w:rsidRPr="000A0FE2">
        <w:rPr>
          <w:vertAlign w:val="subscript"/>
          <w:lang w:val="en-GB"/>
        </w:rPr>
        <w:t>C</w:t>
      </w:r>
      <w:r w:rsidRPr="000A0FE2">
        <w:rPr>
          <w:i/>
          <w:lang w:val="en-GB"/>
        </w:rPr>
        <w:t>/γ</w:t>
      </w:r>
      <w:r w:rsidRPr="000A0FE2">
        <w:rPr>
          <w:vertAlign w:val="subscript"/>
          <w:lang w:val="en-GB"/>
        </w:rPr>
        <w:t>N</w:t>
      </w:r>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06BD174B" w:rsidR="00217BEE" w:rsidRPr="00217BEE" w:rsidRDefault="00217BEE" w:rsidP="00217BEE">
      <w:pPr>
        <w:pStyle w:val="P1"/>
        <w:ind w:firstLine="425"/>
        <w:rPr>
          <w:ins w:id="32" w:author="Jonathan Yong" w:date="2021-03-13T01:58:00Z"/>
          <w:color w:val="000000" w:themeColor="text1"/>
          <w:lang w:val="en-GB"/>
        </w:rPr>
      </w:pPr>
      <w:ins w:id="33" w:author="Jonathan Yong" w:date="2021-03-13T01:58:00Z">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 xml:space="preserve">N dimension is not required, it is possible to reduce the indirect-dimension (F1) resolution in order to obtain sensitivity gains. This can be done either by increasing the F1 spectral </w:t>
        </w:r>
      </w:ins>
      <w:ins w:id="34" w:author="Jonathan Yong" w:date="2021-03-13T03:03:00Z">
        <w:r w:rsidR="00B16235">
          <w:rPr>
            <w:color w:val="000000" w:themeColor="text1"/>
            <w:lang w:val="en-GB"/>
          </w:rPr>
          <w:t>width</w:t>
        </w:r>
      </w:ins>
      <w:ins w:id="35" w:author="Jonathan Yong" w:date="2021-03-13T01:58:00Z">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F1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prediction</w:t>
        </w:r>
        <w:r w:rsidRPr="00217BEE">
          <w:rPr>
            <w:color w:val="000000" w:themeColor="text1"/>
            <w:vertAlign w:val="superscript"/>
            <w:lang w:val="en-GB"/>
          </w:rPr>
          <w:t>[16]</w:t>
        </w:r>
        <w:r w:rsidRPr="00217BEE">
          <w:rPr>
            <w:color w:val="000000" w:themeColor="text1"/>
            <w:lang w:val="en-GB"/>
          </w:rPr>
          <w:t xml:space="preserve"> to counteract this broadening, thereby 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[17]</w:t>
        </w:r>
      </w:ins>
    </w:p>
    <w:p w14:paraId="6CDCA314" w14:textId="066AEAB6" w:rsidR="00FC1F56" w:rsidRPr="000A0FE2" w:rsidRDefault="00217BEE" w:rsidP="00FC1F56">
      <w:pPr>
        <w:pStyle w:val="P1"/>
        <w:ind w:firstLine="425"/>
        <w:rPr>
          <w:lang w:val="en-GB"/>
        </w:rPr>
      </w:pPr>
      <w:ins w:id="36" w:author="Jonathan Yong" w:date="2021-03-13T01:58:00Z">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ins>
      <w:ins w:id="37" w:author="Jonathan Yong" w:date="2021-03-13T02:00:00Z">
        <w:r>
          <w:rPr>
            <w:vertAlign w:val="superscript"/>
            <w:lang w:val="en-GB"/>
          </w:rPr>
          <w:t>C</w:t>
        </w:r>
      </w:ins>
      <w:ins w:id="38" w:author="Jonathan Yong" w:date="2021-03-13T01:58:00Z">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[18a]</w:t>
        </w:r>
        <w:r w:rsidRPr="00217BEE">
          <w:rPr>
            <w:lang w:val="en-GB"/>
          </w:rPr>
          <w:t xml:space="preserve"> HSQC spectra with different spectral widths,</w:t>
        </w:r>
        <w:r w:rsidRPr="00217BEE">
          <w:rPr>
            <w:vertAlign w:val="superscript"/>
            <w:lang w:val="en-GB"/>
          </w:rPr>
          <w:t>[18b]</w:t>
        </w:r>
        <w:r w:rsidRPr="00217BEE">
          <w:rPr>
            <w:lang w:val="en-GB"/>
          </w:rPr>
          <w:t xml:space="preserve"> or a combination of HSQC and HSQC-TOCSY spectra.</w:t>
        </w:r>
        <w:r w:rsidRPr="00217BEE">
          <w:rPr>
            <w:vertAlign w:val="superscript"/>
            <w:lang w:val="en-GB"/>
          </w:rPr>
          <w:t>[18a]</w:t>
        </w:r>
      </w:ins>
      <w:ins w:id="39" w:author="Jonathan Yong" w:date="2021-03-13T01:59:00Z">
        <w:r w:rsidRPr="00217BEE">
          <w:rPr>
            <w:lang w:val="en-GB"/>
          </w:rPr>
          <w:t xml:space="preserve"> </w:t>
        </w:r>
      </w:ins>
      <w:moveToRangeStart w:id="40" w:author="Jonathan Yong" w:date="2021-03-13T01:59:00Z" w:name="move66493162"/>
      <w:moveTo w:id="41" w:author="Jonathan Yong" w:date="2021-03-13T01:59:00Z">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moveTo>
      <w:ins w:id="42" w:author="Jonathan Yong" w:date="2021-03-13T01:59:00Z">
        <w:r>
          <w:rPr>
            <w:vertAlign w:val="superscript"/>
            <w:lang w:val="en-GB"/>
          </w:rPr>
          <w:t>8</w:t>
        </w:r>
      </w:ins>
      <w:moveTo w:id="43" w:author="Jonathan Yong" w:date="2021-03-13T01:59:00Z">
        <w:r w:rsidRPr="000A0FE2">
          <w:rPr>
            <w:vertAlign w:val="superscript"/>
            <w:lang w:val="en-GB"/>
          </w:rPr>
          <w:t>]</w:t>
        </w:r>
      </w:moveTo>
      <w:moveToRangeEnd w:id="40"/>
      <w:ins w:id="44" w:author="Jonathan Yong" w:date="2021-03-13T01:58:00Z">
        <w:r>
          <w:rPr>
            <w:lang w:val="en-GB"/>
          </w:rPr>
          <w:t xml:space="preserve"> </w:t>
        </w:r>
      </w:ins>
      <w:ins w:id="45" w:author="Jonathan Yong" w:date="2021-03-13T01:59:00Z">
        <w:r w:rsidRPr="00217BEE">
          <w:rPr>
            <w:lang w:val="en-GB"/>
          </w:rPr>
          <w:t>We chose to adopt a different approach for NOAH supersequences, which exploits the fact that</w:t>
        </w:r>
      </w:ins>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w:t>
      </w:r>
      <w:r w:rsidR="00FC1F56" w:rsidRPr="000A0FE2">
        <w:rPr>
          <w:lang w:val="en-GB"/>
        </w:rPr>
        <w:t>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t>
      </w:r>
      <w:del w:id="46" w:author="Jonathan Yong" w:date="2021-03-13T02:00:00Z">
        <w:r w:rsidR="00FC1F56" w:rsidRPr="000A0FE2" w:rsidDel="00217BEE">
          <w:rPr>
            <w:lang w:val="en-GB"/>
          </w:rPr>
          <w:delText xml:space="preserve">Such a scheme proves to be useful for simultaneously collecting </w:delText>
        </w:r>
        <w:r w:rsidR="00FC1F56" w:rsidRPr="000A0FE2" w:rsidDel="00217BEE">
          <w:rPr>
            <w:vertAlign w:val="superscript"/>
            <w:lang w:val="en-GB"/>
          </w:rPr>
          <w:delText>13</w:delText>
        </w:r>
        <w:r w:rsidR="00FC1F56" w:rsidRPr="000A0FE2" w:rsidDel="00217BEE">
          <w:rPr>
            <w:lang w:val="en-GB"/>
          </w:rPr>
          <w:delText xml:space="preserve">C-decoupled and coupled HSQC spectra, or HSQC spectra with different spectral widths. </w:delText>
        </w:r>
      </w:del>
      <w:moveFromRangeStart w:id="47" w:author="Jonathan Yong" w:date="2021-03-13T01:59:00Z" w:name="move66493162"/>
      <w:moveFrom w:id="48" w:author="Jonathan Yong" w:date="2021-03-13T01:59:00Z">
        <w:r w:rsidR="00FC1F56" w:rsidRPr="000A0FE2" w:rsidDel="00217BEE">
          <w:rPr>
            <w:lang w:val="en-GB"/>
          </w:rPr>
          <w:t>This has previously been accomplished in a multi-FID acquisition (MFA) scheme by keeping the two CTPs in the CRK seHSQC separate, with the cosine- and sine-modulated CTPs each contributing to one spectrum.</w:t>
        </w:r>
        <w:r w:rsidR="00FC1F56" w:rsidRPr="000A0FE2" w:rsidDel="00217BEE">
          <w:rPr>
            <w:vertAlign w:val="superscript"/>
            <w:lang w:val="en-GB"/>
          </w:rPr>
          <w:t xml:space="preserve">[17] </w:t>
        </w:r>
      </w:moveFrom>
      <w:moveFromRangeEnd w:id="47"/>
      <w:r w:rsidR="00FC1F56" w:rsidRPr="000A0FE2">
        <w:rPr>
          <w:lang w:val="en-GB"/>
        </w:rPr>
        <w:t xml:space="preserve">With the present NOAH strategy, for values of </w:t>
      </w:r>
      <w:r w:rsidR="00FC1F56" w:rsidRPr="000A0FE2">
        <w:rPr>
          <w:i/>
          <w:lang w:val="en-GB"/>
        </w:rPr>
        <w:t xml:space="preserve">f </w:t>
      </w:r>
      <w:del w:id="49" w:author="Jonathan Yong" w:date="2021-03-13T02:01:00Z">
        <w:r w:rsidR="00FC1F56" w:rsidRPr="000A0FE2" w:rsidDel="00217BEE">
          <w:rPr>
            <w:lang w:val="en-GB"/>
          </w:rPr>
          <w:delText xml:space="preserve">that are </w:delText>
        </w:r>
      </w:del>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4CD5B0C5" w:rsidR="00FC1F56" w:rsidRPr="000A0FE2" w:rsidRDefault="00256A31" w:rsidP="00FC1F56">
      <w:pPr>
        <w:spacing w:before="360"/>
        <w:rPr>
          <w:rFonts w:ascii="Arial" w:hAnsi="Arial" w:cs="Arial"/>
          <w:color w:val="FF0000"/>
          <w:sz w:val="14"/>
          <w:szCs w:val="16"/>
        </w:rPr>
      </w:pPr>
      <w:r w:rsidRPr="000A0FE2">
        <w:rPr>
          <w:rFonts w:ascii="Arial" w:hAnsi="Arial" w:cs="Arial"/>
          <w:noProof/>
          <w:color w:val="FF0000"/>
          <w:sz w:val="14"/>
          <w:szCs w:val="16"/>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ASAP-HSQC-TOCSY.</w:t>
      </w:r>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ms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r w:rsidRPr="000A0FE2">
        <w:t>H</w:t>
      </w:r>
      <w:r w:rsidRPr="000A0FE2">
        <w:rPr>
          <w:vertAlign w:val="superscript"/>
        </w:rPr>
        <w:t>!C</w:t>
      </w:r>
      <w:r w:rsidRPr="000A0FE2">
        <w:t xml:space="preserve"> magnetisation is retained for one or more homonuclear modules at the end. All other symbols have the same meanings as in Figure 1.</w:t>
      </w:r>
    </w:p>
    <w:p w14:paraId="13174B36" w14:textId="2C9AEB08"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ASAP-HSQC-TOCSY,</w:t>
      </w:r>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experiment,</w:t>
      </w:r>
      <w:r w:rsidRPr="000A0FE2">
        <w:rPr>
          <w:vertAlign w:val="superscript"/>
          <w:lang w:val="en-GB"/>
        </w:rPr>
        <w:t>[1</w:t>
      </w:r>
      <w:r w:rsidR="00217BEE">
        <w:rPr>
          <w:vertAlign w:val="superscript"/>
          <w:lang w:val="en-GB"/>
        </w:rPr>
        <w:t>8</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dephases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crosspeaks being lost unexpectedly. Lastly, the sensitivity </w:t>
      </w:r>
      <w:r w:rsidRPr="000A0FE2">
        <w:rPr>
          <w:lang w:val="en-GB"/>
        </w:rPr>
        <w:lastRenderedPageBreak/>
        <w:t xml:space="preserve">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r w:rsidRPr="000A0FE2">
        <w:rPr>
          <w:lang w:val="en-GB"/>
        </w:rPr>
        <w:t>H</w:t>
      </w:r>
      <w:r w:rsidRPr="000A0FE2">
        <w:rPr>
          <w:vertAlign w:val="superscript"/>
          <w:lang w:val="en-GB"/>
        </w:rPr>
        <w:t>!C</w:t>
      </w:r>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w:t>
      </w:r>
      <w:ins w:id="50" w:author="Jonathan Yong" w:date="2021-03-13T02:21:00Z">
        <w:r w:rsidR="00AE031B">
          <w:rPr>
            <w:lang w:val="en-GB"/>
          </w:rPr>
          <w:t xml:space="preserve">seHSQC-TOCSY does still retain </w:t>
        </w:r>
        <w:r w:rsidR="00AE031B" w:rsidRPr="00AE031B">
          <w:rPr>
            <w:vertAlign w:val="superscript"/>
            <w:lang w:val="en-GB"/>
          </w:rPr>
          <w:t>1</w:t>
        </w:r>
        <w:r w:rsidR="00AE031B">
          <w:rPr>
            <w:lang w:val="en-GB"/>
          </w:rPr>
          <w:t>H</w:t>
        </w:r>
        <w:r w:rsidR="00AE031B" w:rsidRPr="00AE031B">
          <w:rPr>
            <w:vertAlign w:val="superscript"/>
            <w:lang w:val="en-GB"/>
          </w:rPr>
          <w:t>!C</w:t>
        </w:r>
        <w:r w:rsidR="00AE031B">
          <w:rPr>
            <w:lang w:val="en-GB"/>
          </w:rPr>
          <w:t xml:space="preserve"> magnetisation needed for the terminal homonuclear module(s)</w:t>
        </w:r>
      </w:ins>
      <w:ins w:id="51" w:author="Jonathan Yong" w:date="2021-03-13T02:22:00Z">
        <w:r w:rsidR="00AE031B">
          <w:rPr>
            <w:lang w:val="en-GB"/>
          </w:rPr>
          <w:t xml:space="preserve">, but has a minor </w:t>
        </w:r>
      </w:ins>
      <w:del w:id="52" w:author="Jonathan Yong" w:date="2021-03-13T02:22:00Z">
        <w:r w:rsidRPr="000A0FE2" w:rsidDel="00AE031B">
          <w:rPr>
            <w:lang w:val="en-GB"/>
          </w:rPr>
          <w:delText xml:space="preserve">sole </w:delText>
        </w:r>
      </w:del>
      <w:r w:rsidRPr="000A0FE2">
        <w:rPr>
          <w:lang w:val="en-GB"/>
        </w:rPr>
        <w:t xml:space="preserve">drawback </w:t>
      </w:r>
      <w:del w:id="53" w:author="Jonathan Yong" w:date="2021-03-13T02:22:00Z">
        <w:r w:rsidRPr="000A0FE2" w:rsidDel="00AE031B">
          <w:rPr>
            <w:lang w:val="en-GB"/>
          </w:rPr>
          <w:delText xml:space="preserve">of the seHSQC-TOCSY is that </w:delText>
        </w:r>
      </w:del>
      <w:ins w:id="54" w:author="Jonathan Yong" w:date="2021-03-13T02:22:00Z">
        <w:r w:rsidR="00AE031B">
          <w:rPr>
            <w:lang w:val="en-GB"/>
          </w:rPr>
          <w:t xml:space="preserve">in that </w:t>
        </w:r>
      </w:ins>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del w:id="55" w:author="Jonathan Yong" w:date="2021-03-13T02:22:00Z">
        <w:r w:rsidRPr="000A0FE2" w:rsidDel="00AE031B">
          <w:rPr>
            <w:lang w:val="en-GB"/>
          </w:rPr>
          <w:delText xml:space="preserve">any </w:delText>
        </w:r>
      </w:del>
      <w:ins w:id="56" w:author="Jonathan Yong" w:date="2021-03-13T02:22:00Z">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ins>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r w:rsidRPr="000A0FE2">
        <w:rPr>
          <w:position w:val="1"/>
          <w:vertAlign w:val="superscript"/>
        </w:rPr>
        <w:t>c</w:t>
      </w:r>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 xml:space="preserve">C HSQC-TOCSY (30 ms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693328B8"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r w:rsidRPr="000A0FE2">
        <w:rPr>
          <w:position w:val="1"/>
          <w:vertAlign w:val="superscript"/>
          <w:lang w:val="en-GB"/>
        </w:rPr>
        <w:t>c</w:t>
      </w:r>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CT allow the rapid and complete collection of C–H and H–H correlations (Figure S20). Experiment times can be further reduced through the use of non-uniform sampling</w:t>
      </w:r>
      <w:r w:rsidRPr="000A0FE2">
        <w:rPr>
          <w:vertAlign w:val="superscript"/>
          <w:lang w:val="en-GB"/>
        </w:rPr>
        <w:t>[1</w:t>
      </w:r>
      <w:r w:rsidR="00217BEE">
        <w:rPr>
          <w:vertAlign w:val="superscript"/>
          <w:lang w:val="en-GB"/>
        </w:rPr>
        <w:t>9</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r w:rsidRPr="000A0FE2">
        <w:rPr>
          <w:i/>
          <w:iCs/>
          <w:lang w:val="en-GB"/>
        </w:rPr>
        <w:t>zz</w:t>
      </w:r>
      <w:r w:rsidRPr="000A0FE2">
        <w:rPr>
          <w:lang w:val="en-GB"/>
        </w:rPr>
        <w:t>-HMBC module (“B”);</w:t>
      </w:r>
      <w:r w:rsidRPr="000A0FE2">
        <w:rPr>
          <w:vertAlign w:val="superscript"/>
          <w:lang w:val="en-GB"/>
        </w:rPr>
        <w:t>[</w:t>
      </w:r>
      <w:r w:rsidR="00217BEE">
        <w:rPr>
          <w:vertAlign w:val="superscript"/>
          <w:lang w:val="en-GB"/>
        </w:rPr>
        <w:t>6b,</w:t>
      </w:r>
      <w:r w:rsidRPr="000A0FE2">
        <w:rPr>
          <w:vertAlign w:val="superscript"/>
          <w:lang w:val="en-GB"/>
        </w:rPr>
        <w:t>6d]</w:t>
      </w:r>
      <w:r w:rsidRPr="000A0FE2">
        <w:rPr>
          <w:lang w:val="en-GB"/>
        </w:rPr>
        <w:t xml:space="preserve"> this uses the semi-adiabatic </w:t>
      </w:r>
      <w:r w:rsidRPr="000A0FE2">
        <w:rPr>
          <w:i/>
          <w:iCs/>
          <w:lang w:val="en-GB"/>
        </w:rPr>
        <w:t>zz</w:t>
      </w:r>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0C68FF24"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del w:id="57" w:author="Jonathan Yong" w:date="2021-03-13T03:13:00Z">
        <w:r w:rsidRPr="000A0FE2" w:rsidDel="00087B9E">
          <w:rPr>
            <w:lang w:val="en-GB"/>
          </w:rPr>
          <w:delText>Apart from</w:delText>
        </w:r>
      </w:del>
      <w:ins w:id="58" w:author="Jonathan Yong" w:date="2021-03-13T03:13:00Z">
        <w:r w:rsidR="00087B9E">
          <w:rPr>
            <w:lang w:val="en-GB"/>
          </w:rPr>
          <w:t>On top of</w:t>
        </w:r>
      </w:ins>
      <w:del w:id="59" w:author="Jonathan Yong" w:date="2021-03-13T03:15:00Z">
        <w:r w:rsidRPr="000A0FE2" w:rsidDel="00087B9E">
          <w:rPr>
            <w:lang w:val="en-GB"/>
          </w:rPr>
          <w:delText xml:space="preserve"> </w:delText>
        </w:r>
      </w:del>
      <w:del w:id="60" w:author="Jonathan Yong" w:date="2021-03-13T03:13:00Z">
        <w:r w:rsidRPr="000A0FE2" w:rsidDel="00087B9E">
          <w:rPr>
            <w:lang w:val="en-GB"/>
          </w:rPr>
          <w:delText xml:space="preserve">the </w:delText>
        </w:r>
      </w:del>
      <w:del w:id="61" w:author="Jonathan Yong" w:date="2021-03-13T03:15:00Z">
        <w:r w:rsidRPr="000A0FE2" w:rsidDel="00087B9E">
          <w:rPr>
            <w:lang w:val="en-GB"/>
          </w:rPr>
          <w:delText xml:space="preserve">enabling </w:delText>
        </w:r>
      </w:del>
      <w:ins w:id="62" w:author="Jonathan Yong" w:date="2021-03-13T03:15:00Z">
        <w:r w:rsidR="00087B9E">
          <w:rPr>
            <w:lang w:val="en-GB"/>
          </w:rPr>
          <w:t xml:space="preserve"> the </w:t>
        </w:r>
      </w:ins>
      <w:del w:id="63" w:author="Jonathan Yong" w:date="2021-03-13T03:13:00Z">
        <w:r w:rsidRPr="000A0FE2" w:rsidDel="00087B9E">
          <w:rPr>
            <w:lang w:val="en-GB"/>
          </w:rPr>
          <w:delText xml:space="preserve">of </w:delText>
        </w:r>
      </w:del>
      <w:r w:rsidRPr="000A0FE2">
        <w:rPr>
          <w:lang w:val="en-GB"/>
        </w:rPr>
        <w:t>greatly increased sample throughput</w:t>
      </w:r>
      <w:ins w:id="64" w:author="Jonathan Yong" w:date="2021-03-13T03:15:00Z">
        <w:r w:rsidR="00087B9E">
          <w:rPr>
            <w:lang w:val="en-GB"/>
          </w:rPr>
          <w:t xml:space="preserve"> that results from faster acquisition</w:t>
        </w:r>
      </w:ins>
      <w:r w:rsidRPr="000A0FE2">
        <w:rPr>
          <w:lang w:val="en-GB"/>
        </w:rPr>
        <w: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w:t>
      </w:r>
      <w:ins w:id="65" w:author="Jonathan Yong" w:date="2021-03-13T03:14:00Z">
        <w:r w:rsidR="00087B9E" w:rsidRPr="00087B9E">
          <w:rPr>
            <w:vertAlign w:val="superscript"/>
            <w:lang w:val="en-GB"/>
          </w:rPr>
          <w:t>[19d]</w:t>
        </w:r>
      </w:ins>
      <w:r w:rsidRPr="000A0FE2">
        <w:rPr>
          <w:lang w:val="en-GB"/>
        </w:rPr>
        <w:t xml:space="preserve"> It is also of note that time savings may be directly translated into increases in sensitivity per unit time. </w:t>
      </w:r>
      <w:commentRangeStart w:id="66"/>
      <w:r w:rsidRPr="000A0FE2">
        <w:rPr>
          <w:lang w:val="en-GB"/>
        </w:rPr>
        <w:t xml:space="preserve">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r w:rsidRPr="000A0FE2">
        <w:rPr>
          <w:i/>
          <w:iCs/>
          <w:lang w:val="en-GB"/>
        </w:rPr>
        <w:t>ρ</w:t>
      </w:r>
      <w:r w:rsidRPr="000A0FE2">
        <w:rPr>
          <w:i/>
          <w:iCs/>
          <w:vertAlign w:val="subscript"/>
          <w:lang w:val="en-GB"/>
        </w:rPr>
        <w:t>t</w:t>
      </w:r>
      <w:r w:rsidRPr="000A0FE2">
        <w:rPr>
          <w:lang w:val="en-GB"/>
        </w:rPr>
        <w:t>, which reflects the decrease in time needed for collection of all spectra.</w:t>
      </w:r>
      <w:r w:rsidR="00217BEE" w:rsidRPr="00217BEE">
        <w:rPr>
          <w:vertAlign w:val="superscript"/>
          <w:lang w:val="en-GB"/>
        </w:rPr>
        <w:t>[6d]</w:t>
      </w:r>
      <w:commentRangeEnd w:id="66"/>
      <w:r w:rsidR="003B68B6">
        <w:rPr>
          <w:rStyle w:val="CommentReference"/>
          <w:rFonts w:ascii="Times New Roman" w:hAnsi="Times New Roman"/>
          <w:lang w:val="en-GB"/>
        </w:rPr>
        <w:commentReference w:id="66"/>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r w:rsidRPr="000A0FE2">
        <w:rPr>
          <w:i/>
          <w:iCs/>
          <w:lang w:val="en-GB"/>
        </w:rPr>
        <w:t>ρ</w:t>
      </w:r>
      <w:r w:rsidRPr="000A0FE2">
        <w:rPr>
          <w:i/>
          <w:iCs/>
          <w:vertAlign w:val="subscript"/>
          <w:lang w:val="en-GB"/>
        </w:rPr>
        <w:t>t</w:t>
      </w:r>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ms)</w:t>
      </w:r>
      <w:ins w:id="67" w:author="Jonathan Yong" w:date="2021-03-09T10:42:00Z">
        <w:r w:rsidR="000A0FE2" w:rsidRPr="000A0FE2">
          <w:t>, calculated using all peaks in the spectra</w:t>
        </w:r>
      </w:ins>
      <w:r w:rsidR="00F92770" w:rsidRPr="000A0FE2">
        <w:t>. Error bars indicate 95% confidence intervals. The four NOAH modules, individually acquired, were used as the reference spectra (</w:t>
      </w:r>
      <w:r w:rsidR="00F92770" w:rsidRPr="000A0FE2">
        <w:rPr>
          <w:i/>
          <w:iCs/>
        </w:rPr>
        <w:t>ρ</w:t>
      </w:r>
      <w:r w:rsidR="00F92770" w:rsidRPr="000A0FE2">
        <w:rPr>
          <w:i/>
          <w:iCs/>
          <w:vertAlign w:val="subscript"/>
        </w:rPr>
        <w:t>t</w:t>
      </w:r>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The new seHSQC and HSQC-TOCSY implementations add to the preexisting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w:t>
      </w:r>
      <w:r w:rsidRPr="000A0FE2">
        <w:rPr>
          <w:lang w:val="en-GB"/>
        </w:rPr>
        <w:lastRenderedPageBreak/>
        <w:t>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420CB27A"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r w:rsidRPr="000A0FE2">
        <w:t xml:space="preserve">ms depending on the </w:t>
      </w:r>
      <w:r w:rsidRPr="000A0FE2">
        <w:rPr>
          <w:vertAlign w:val="superscript"/>
        </w:rPr>
        <w:t>1</w:t>
      </w:r>
      <w:r w:rsidRPr="000A0FE2">
        <w:t>H spectral width (10–12 ppm).</w:t>
      </w:r>
      <w:ins w:id="68" w:author="Jonathan Yong" w:date="2021-03-13T02:59:00Z">
        <w:r w:rsidR="009C7B34">
          <w:t xml:space="preserve"> </w:t>
        </w:r>
      </w:ins>
      <w:ins w:id="69" w:author="Jonathan Yong" w:date="2021-03-13T03:00:00Z">
        <w:r w:rsidR="009C7B34">
          <w:t>Unless otherwise stated, i</w:t>
        </w:r>
      </w:ins>
      <w:ins w:id="70" w:author="Jonathan Yong" w:date="2021-03-13T02:59:00Z">
        <w:r w:rsidR="009C7B34">
          <w:t>ndirect-dimension spectral w</w:t>
        </w:r>
      </w:ins>
      <w:ins w:id="71" w:author="Jonathan Yong" w:date="2021-03-13T03:03:00Z">
        <w:r w:rsidR="00B16235">
          <w:t>idth</w:t>
        </w:r>
      </w:ins>
      <w:ins w:id="72" w:author="Jonathan Yong" w:date="2021-03-13T02:59:00Z">
        <w:r w:rsidR="009C7B34">
          <w:t xml:space="preserve">s were 180 ppm for </w:t>
        </w:r>
        <w:r w:rsidR="009C7B34" w:rsidRPr="009C7B34">
          <w:rPr>
            <w:vertAlign w:val="superscript"/>
            <w:rPrChange w:id="73" w:author="Jonathan Yong" w:date="2021-03-13T02:59:00Z">
              <w:rPr/>
            </w:rPrChange>
          </w:rPr>
          <w:t>13</w:t>
        </w:r>
        <w:r w:rsidR="009C7B34">
          <w:t xml:space="preserve">C modules, and 30 </w:t>
        </w:r>
      </w:ins>
      <w:ins w:id="74" w:author="Jonathan Yong" w:date="2021-03-13T03:01:00Z">
        <w:r w:rsidR="009C7B34">
          <w:t>or</w:t>
        </w:r>
      </w:ins>
      <w:ins w:id="75" w:author="Jonathan Yong" w:date="2021-03-13T02:59:00Z">
        <w:r w:rsidR="009C7B34">
          <w:t xml:space="preserve"> 80 ppm </w:t>
        </w:r>
      </w:ins>
      <w:ins w:id="76" w:author="Jonathan Yong" w:date="2021-03-13T03:00:00Z">
        <w:r w:rsidR="009C7B34">
          <w:t xml:space="preserve">for </w:t>
        </w:r>
        <w:r w:rsidR="009C7B34" w:rsidRPr="009C7B34">
          <w:rPr>
            <w:vertAlign w:val="superscript"/>
            <w:rPrChange w:id="77" w:author="Jonathan Yong" w:date="2021-03-13T03:01:00Z">
              <w:rPr/>
            </w:rPrChange>
          </w:rPr>
          <w:t>15</w:t>
        </w:r>
        <w:r w:rsidR="009C7B34">
          <w:t xml:space="preserve">N </w:t>
        </w:r>
      </w:ins>
      <w:ins w:id="78" w:author="Jonathan Yong" w:date="2021-03-13T03:01:00Z">
        <w:r w:rsidR="009C7B34">
          <w:t xml:space="preserve">modules </w:t>
        </w:r>
      </w:ins>
      <w:ins w:id="79" w:author="Jonathan Yong" w:date="2021-03-13T03:10:00Z">
        <w:r w:rsidR="00B16235">
          <w:t>acquired on</w:t>
        </w:r>
      </w:ins>
      <w:ins w:id="80" w:author="Jonathan Yong" w:date="2021-03-13T03:01:00Z">
        <w:r w:rsidR="009C7B34">
          <w:t xml:space="preserve"> </w:t>
        </w:r>
      </w:ins>
      <w:ins w:id="81" w:author="Jonathan Yong" w:date="2021-03-13T03:00:00Z">
        <w:r w:rsidR="009C7B34">
          <w:t>gramicidin and zolmitriptan respectively</w:t>
        </w:r>
      </w:ins>
      <w:ins w:id="82" w:author="Jonathan Yong" w:date="2021-03-13T02:59:00Z">
        <w:r w:rsidR="009C7B34">
          <w:t>.</w:t>
        </w:r>
      </w:ins>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 90 Hz respectively, and the CLIP-COSY mixing delay (denoted by Δ in the original work</w:t>
      </w:r>
      <w:r w:rsidRPr="000A0FE2">
        <w:rPr>
          <w:vertAlign w:val="superscript"/>
        </w:rPr>
        <w:t>[12]</w:t>
      </w:r>
      <w:r w:rsidRPr="000A0FE2">
        <w:t xml:space="preserve">) was set to 16.7 ms, corresponding to a nominal </w:t>
      </w:r>
      <w:r w:rsidRPr="000A0FE2">
        <w:rPr>
          <w:i/>
          <w:iCs/>
        </w:rPr>
        <w:t>J</w:t>
      </w:r>
      <w:r w:rsidRPr="000A0FE2">
        <w:rPr>
          <w:vertAlign w:val="subscript"/>
        </w:rPr>
        <w:t>HH</w:t>
      </w:r>
      <w:r w:rsidRPr="000A0FE2">
        <w:t xml:space="preserve"> value of 30 Hz). DIPSI-2 mixing in the HSQC-TOCSY and TOCSY </w:t>
      </w:r>
      <w:ins w:id="83" w:author="Jonathan Yong" w:date="2021-03-13T03:10:00Z">
        <w:r w:rsidR="00B16235">
          <w:t xml:space="preserve">modules </w:t>
        </w:r>
      </w:ins>
      <w:r w:rsidRPr="000A0FE2">
        <w:t xml:space="preserve">was applied with a </w:t>
      </w:r>
      <w:r w:rsidRPr="000A0FE2">
        <w:rPr>
          <w:i/>
          <w:iCs/>
        </w:rPr>
        <w:t>B</w:t>
      </w:r>
      <w:r w:rsidRPr="000A0FE2">
        <w:rPr>
          <w:vertAlign w:val="subscript"/>
        </w:rPr>
        <w:t>1</w:t>
      </w:r>
      <w:r w:rsidRPr="000A0FE2">
        <w:t xml:space="preserve"> amplitude of 10 kHz.</w:t>
      </w:r>
    </w:p>
    <w:p w14:paraId="717EB4BF" w14:textId="3ABD0A42" w:rsidR="001F45C3" w:rsidRPr="000A0FE2" w:rsidRDefault="00F92770" w:rsidP="00F92770">
      <w:pPr>
        <w:pStyle w:val="ExperimentalSection"/>
      </w:pPr>
      <w:r w:rsidRPr="000A0FE2">
        <w:t xml:space="preserve">All NOAH data were processed using the </w:t>
      </w:r>
      <w:r w:rsidRPr="000A0FE2">
        <w:rPr>
          <w:rFonts w:ascii="Consolas" w:hAnsi="Consolas" w:cs="Consolas"/>
        </w:rPr>
        <w:t>splitx_au</w:t>
      </w:r>
      <w:r w:rsidRPr="000A0FE2">
        <w:t xml:space="preserve"> AU programme, available in the standard Bruker TopSpin software, which separates the individual modules into different datasets; these were then individually processed with </w:t>
      </w:r>
      <w:r w:rsidRPr="000A0FE2">
        <w:rPr>
          <w:rFonts w:ascii="Consolas" w:hAnsi="Consolas" w:cs="Consolas"/>
        </w:rPr>
        <w:t>noah_EXPT</w:t>
      </w:r>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new </w:t>
      </w:r>
      <w:r w:rsidRPr="000A0FE2">
        <w:rPr>
          <w:rFonts w:ascii="Consolas" w:hAnsi="Consolas" w:cs="Consolas"/>
        </w:rPr>
        <w:t>noah_nus2.py</w:t>
      </w:r>
      <w:r w:rsidRPr="000A0FE2">
        <w:t xml:space="preserve"> Python script. </w:t>
      </w:r>
      <w:commentRangeStart w:id="84"/>
      <w:r w:rsidRPr="000A0FE2">
        <w:t>The pulse sequences used here, all AU processing scripts, as well as the NUS Python script are available from the authors upon request, and will also be made available via the online Bruker User Library.</w:t>
      </w:r>
      <w:commentRangeEnd w:id="84"/>
      <w:r w:rsidR="000A0FE2" w:rsidRPr="000A0FE2">
        <w:rPr>
          <w:rStyle w:val="CommentReference"/>
          <w:rFonts w:ascii="Times New Roman" w:hAnsi="Times New Roman"/>
        </w:rPr>
        <w:commentReference w:id="84"/>
      </w:r>
    </w:p>
    <w:p w14:paraId="24E905EA" w14:textId="080C8CF4" w:rsidR="00E4350D" w:rsidRPr="000A0FE2" w:rsidRDefault="00E4350D" w:rsidP="00E4350D">
      <w:pPr>
        <w:pStyle w:val="HAcknowledgements"/>
        <w:rPr>
          <w:color w:val="FF0000"/>
        </w:rPr>
      </w:pPr>
      <w:r w:rsidRPr="000A0FE2">
        <w:t>Acknowledgements</w:t>
      </w:r>
    </w:p>
    <w:p w14:paraId="1A94A5AC" w14:textId="34FF7FA6" w:rsidR="00E4350D" w:rsidRPr="000A0FE2" w:rsidRDefault="00B16235" w:rsidP="00EB27E9">
      <w:pPr>
        <w:pStyle w:val="Acknowledgements"/>
      </w:pPr>
      <w:r>
        <w:t>We thank M</w:t>
      </w:r>
      <w:r w:rsidR="009F40AB">
        <w:t>ohammadali Foroozandeh</w:t>
      </w:r>
      <w:r>
        <w:t xml:space="preserve"> and Peter Howe</w:t>
      </w:r>
      <w:r w:rsidR="009F40AB">
        <w:t xml:space="preserve"> 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85"/>
      <w:r w:rsidR="007E13F7" w:rsidRPr="000A0FE2">
        <w:rPr>
          <w:color w:val="FF0000"/>
        </w:rPr>
        <w:t>Other acknowledgements?</w:t>
      </w:r>
      <w:commentRangeEnd w:id="85"/>
      <w:r w:rsidR="009F40AB">
        <w:rPr>
          <w:rStyle w:val="CommentReference"/>
          <w:rFonts w:ascii="Times New Roman" w:hAnsi="Times New Roman"/>
        </w:rPr>
        <w:commentReference w:id="85"/>
      </w:r>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commentRangeStart w:id="86"/>
      <w:ins w:id="87" w:author="Jonathan Yong" w:date="2021-03-13T03:18:00Z">
        <w:r w:rsidR="00F67211">
          <w:t>NOAH supersequences</w:t>
        </w:r>
        <w:r w:rsidR="00F67211" w:rsidRPr="000A0FE2">
          <w:t xml:space="preserve"> • </w:t>
        </w:r>
        <w:r w:rsidR="00F67211">
          <w:t xml:space="preserve">Sensitivity-enhanced HSQC </w:t>
        </w:r>
        <w:r w:rsidR="00F67211" w:rsidRPr="000A0FE2">
          <w:t xml:space="preserve">• </w:t>
        </w:r>
        <w:r w:rsidR="00F67211">
          <w:t>HSQC-TOCSY</w:t>
        </w:r>
        <w:commentRangeEnd w:id="86"/>
        <w:r w:rsidR="00F67211">
          <w:rPr>
            <w:rStyle w:val="CommentReference"/>
            <w:rFonts w:ascii="Times New Roman" w:hAnsi="Times New Roman"/>
          </w:rPr>
          <w:commentReference w:id="86"/>
        </w:r>
      </w:ins>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Schanda, Ē. Kupče, B. Brutscher, </w:t>
      </w:r>
      <w:r w:rsidR="007E13F7" w:rsidRPr="000A0FE2">
        <w:rPr>
          <w:i/>
          <w:iCs/>
          <w:color w:val="000000"/>
        </w:rPr>
        <w:t>J. Biomol.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Kupče, R. Freeman, </w:t>
      </w:r>
      <w:r w:rsidR="007E13F7" w:rsidRPr="000A0FE2">
        <w:rPr>
          <w:i/>
          <w:iCs/>
          <w:color w:val="000000"/>
        </w:rPr>
        <w:t>Magn. Reson.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Furrer, </w:t>
      </w:r>
      <w:r w:rsidR="007E13F7" w:rsidRPr="000A0FE2">
        <w:rPr>
          <w:i/>
          <w:iCs/>
          <w:color w:val="000000"/>
        </w:rPr>
        <w:t>Chem. Commun.</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xml:space="preserve">, 3396–3398; d) D. Schulze-Sünninghausen, J. Becker, B. Luy,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xml:space="preserve">, 1242–1245; e) D. Schulze-Sünninghausen, J. Becker, M. R. M. Koos, B. Luy, </w:t>
      </w:r>
      <w:r w:rsidR="007E13F7" w:rsidRPr="000A0FE2">
        <w:rPr>
          <w:i/>
          <w:iCs/>
          <w:color w:val="000000"/>
        </w:rPr>
        <w:t>J. Magn. Reson.</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Koos,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Koos, D. Schulze-Sünninghausen, B. Luy, </w:t>
      </w:r>
      <w:r w:rsidR="007E13F7" w:rsidRPr="000A0FE2">
        <w:rPr>
          <w:i/>
          <w:color w:val="000000"/>
        </w:rPr>
        <w:t xml:space="preserve">J. Magn. Reson.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Frydman, T. Scherf, A. Lupulescu,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Pelupessy,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Frydman, A. Lupulescu, T. Scherf,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ins w:id="88" w:author="Jonathan Yong" w:date="2021-03-13T00:56:00Z">
        <w:r w:rsidR="00F86B4B" w:rsidRPr="00F86B4B">
          <w:rPr>
            <w:color w:val="000000"/>
          </w:rPr>
          <w:t xml:space="preserve">d) P. Giraudeau, L. Frydman, </w:t>
        </w:r>
        <w:r w:rsidR="00F86B4B" w:rsidRPr="00F86B4B">
          <w:rPr>
            <w:i/>
            <w:iCs/>
            <w:color w:val="000000"/>
          </w:rPr>
          <w:t>Annu.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w:t>
        </w:r>
      </w:ins>
      <w:r w:rsidR="00F86B4B">
        <w:rPr>
          <w:color w:val="000000"/>
        </w:rPr>
        <w:t>e</w:t>
      </w:r>
      <w:r w:rsidRPr="000A0FE2">
        <w:rPr>
          <w:color w:val="000000"/>
        </w:rPr>
        <w:t xml:space="preserve">) M. Gal, M. Mishkovsky, L. Frydman,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Giraudeau, Y. Shrot, L. Frydman,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Molero, Z. D. Pardo, E. Sáez, M. Gal, </w:t>
      </w:r>
      <w:r w:rsidRPr="000A0FE2">
        <w:rPr>
          <w:i/>
          <w:color w:val="000000"/>
        </w:rPr>
        <w:t xml:space="preserve">Angew.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xml:space="preserve">) Z. D. Pardo, G. </w:t>
      </w:r>
      <w:r w:rsidRPr="000A0FE2">
        <w:rPr>
          <w:color w:val="000000"/>
        </w:rPr>
        <w:t>L. Olsen, M. E. Fern</w:t>
      </w:r>
      <w:r w:rsidR="00C6667A" w:rsidRPr="000A0FE2">
        <w:rPr>
          <w:color w:val="000000"/>
        </w:rPr>
        <w:t>á</w:t>
      </w:r>
      <w:r w:rsidRPr="000A0FE2">
        <w:rPr>
          <w:color w:val="000000"/>
        </w:rPr>
        <w:t>ndez-Valle, L. Frydman,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r w:rsidR="00F86B4B">
        <w:rPr>
          <w:color w:val="000000"/>
        </w:rPr>
        <w:t>i</w:t>
      </w:r>
      <w:r w:rsidRPr="000A0FE2">
        <w:rPr>
          <w:color w:val="000000"/>
        </w:rPr>
        <w:t xml:space="preserve">) K. J. Donovan, </w:t>
      </w:r>
      <w:r w:rsidR="00C6667A" w:rsidRPr="000A0FE2">
        <w:rPr>
          <w:color w:val="000000"/>
        </w:rPr>
        <w:t>Ē</w:t>
      </w:r>
      <w:r w:rsidRPr="000A0FE2">
        <w:rPr>
          <w:color w:val="000000"/>
        </w:rPr>
        <w:t>. Kup</w:t>
      </w:r>
      <w:r w:rsidR="00C6667A" w:rsidRPr="000A0FE2">
        <w:rPr>
          <w:color w:val="000000"/>
        </w:rPr>
        <w:t>č</w:t>
      </w:r>
      <w:r w:rsidRPr="000A0FE2">
        <w:rPr>
          <w:color w:val="000000"/>
        </w:rPr>
        <w:t xml:space="preserve">e, L. Frydman, </w:t>
      </w:r>
      <w:r w:rsidRPr="000A0FE2">
        <w:rPr>
          <w:i/>
          <w:color w:val="000000"/>
        </w:rPr>
        <w:t xml:space="preserve">Angew.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Nucl. Magn. Reson. Spectrosc.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Gouilleux, L. Rouger, P. Giraudeau, </w:t>
      </w:r>
      <w:r w:rsidRPr="000A0FE2">
        <w:rPr>
          <w:i/>
          <w:color w:val="000000"/>
        </w:rPr>
        <w:t xml:space="preserve">Annu. Rep. NMR Spectrosc.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Schleucher, C. Griesinger, </w:t>
      </w:r>
      <w:r w:rsidRPr="000A0FE2">
        <w:rPr>
          <w:i/>
          <w:color w:val="000000"/>
        </w:rPr>
        <w:t xml:space="preserve">J. Biomol.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Nolis, M. Pérez, T. Parella, </w:t>
      </w:r>
      <w:r w:rsidRPr="000A0FE2">
        <w:rPr>
          <w:i/>
          <w:color w:val="000000"/>
        </w:rPr>
        <w:t xml:space="preserve">Magn. Reson.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Nolis, M. Pérez-Trujillo, T. Parella, </w:t>
      </w:r>
      <w:r w:rsidRPr="000A0FE2">
        <w:rPr>
          <w:i/>
          <w:color w:val="000000"/>
        </w:rPr>
        <w:t xml:space="preserve">Angew.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Nolis, W. Bermel, T. Parella, </w:t>
      </w:r>
      <w:r w:rsidRPr="000A0FE2">
        <w:rPr>
          <w:i/>
          <w:color w:val="000000"/>
        </w:rPr>
        <w:t xml:space="preserve">Magn. Reson.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Parella, P. Nolis, </w:t>
      </w:r>
      <w:r w:rsidRPr="000A0FE2">
        <w:rPr>
          <w:i/>
          <w:color w:val="000000"/>
        </w:rPr>
        <w:t xml:space="preserve">Concepts Magn. Reson.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Nolis, K. Motiram-Corral, M. Pérez-Trujillo, T. Parella, </w:t>
      </w:r>
      <w:r w:rsidRPr="000A0FE2">
        <w:rPr>
          <w:i/>
          <w:color w:val="000000"/>
        </w:rPr>
        <w:t xml:space="preserve">J. Magn. Reson.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Kupče,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Kupče,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Kupče, R. Freeman, </w:t>
      </w:r>
      <w:r w:rsidR="00AD0C14" w:rsidRPr="000A0FE2">
        <w:rPr>
          <w:i/>
        </w:rPr>
        <w:t xml:space="preserve">J. Magn. Reson. </w:t>
      </w:r>
      <w:r w:rsidR="00AD0C14" w:rsidRPr="000A0FE2">
        <w:rPr>
          <w:b/>
        </w:rPr>
        <w:t>2010</w:t>
      </w:r>
      <w:r w:rsidR="00AD0C14" w:rsidRPr="000A0FE2">
        <w:t xml:space="preserve">, </w:t>
      </w:r>
      <w:r w:rsidR="00AD0C14" w:rsidRPr="000A0FE2">
        <w:rPr>
          <w:i/>
        </w:rPr>
        <w:t>206</w:t>
      </w:r>
      <w:r w:rsidR="00AD0C14" w:rsidRPr="000A0FE2">
        <w:t xml:space="preserve">, 147–153; d) Ē. Kupče, R. Freeman, </w:t>
      </w:r>
      <w:r w:rsidR="00AD0C14" w:rsidRPr="000A0FE2">
        <w:rPr>
          <w:i/>
        </w:rPr>
        <w:t xml:space="preserve">Magn. Reson. Chem. </w:t>
      </w:r>
      <w:r w:rsidR="00AD0C14" w:rsidRPr="000A0FE2">
        <w:rPr>
          <w:b/>
        </w:rPr>
        <w:t>2010</w:t>
      </w:r>
      <w:r w:rsidR="00AD0C14" w:rsidRPr="000A0FE2">
        <w:t xml:space="preserve">, </w:t>
      </w:r>
      <w:r w:rsidR="00AD0C14" w:rsidRPr="000A0FE2">
        <w:rPr>
          <w:i/>
        </w:rPr>
        <w:t>48</w:t>
      </w:r>
      <w:r w:rsidR="00AD0C14" w:rsidRPr="000A0FE2">
        <w:t xml:space="preserve">, 333–336; e) S. M. Pudakalakatti, A. Dubey, G. Jaipuria, U. Shubhashree, S. K. Adiga, D. Moskau, H. S. Atreya, </w:t>
      </w:r>
      <w:r w:rsidR="00AD0C14" w:rsidRPr="000A0FE2">
        <w:rPr>
          <w:i/>
        </w:rPr>
        <w:t xml:space="preserve">J. Biomol. NMR </w:t>
      </w:r>
      <w:r w:rsidR="00AD0C14" w:rsidRPr="000A0FE2">
        <w:rPr>
          <w:b/>
        </w:rPr>
        <w:t>2014</w:t>
      </w:r>
      <w:r w:rsidR="00AD0C14" w:rsidRPr="000A0FE2">
        <w:t xml:space="preserve">, </w:t>
      </w:r>
      <w:r w:rsidR="00AD0C14" w:rsidRPr="000A0FE2">
        <w:rPr>
          <w:i/>
        </w:rPr>
        <w:t>58</w:t>
      </w:r>
      <w:r w:rsidR="00AD0C14" w:rsidRPr="000A0FE2">
        <w:t xml:space="preserve">, 165–173; f) S. M. Pudakalakatti, A. Dubey, H. S. Atreya,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Kupče, </w:t>
      </w:r>
      <w:r w:rsidR="00AD0C14" w:rsidRPr="000A0FE2">
        <w:rPr>
          <w:i/>
        </w:rPr>
        <w:t xml:space="preserve">Magn. Reson.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Nolis, T. Parella, </w:t>
      </w:r>
      <w:r w:rsidRPr="000A0FE2">
        <w:rPr>
          <w:i/>
        </w:rPr>
        <w:t xml:space="preserve">Chem. Commun. </w:t>
      </w:r>
      <w:r w:rsidRPr="000A0FE2">
        <w:rPr>
          <w:b/>
        </w:rPr>
        <w:t>2018</w:t>
      </w:r>
      <w:r w:rsidRPr="000A0FE2">
        <w:t xml:space="preserve">, </w:t>
      </w:r>
      <w:r w:rsidRPr="000A0FE2">
        <w:rPr>
          <w:i/>
        </w:rPr>
        <w:t>54</w:t>
      </w:r>
      <w:r w:rsidRPr="000A0FE2">
        <w:t xml:space="preserve">, 13507–13510; b) V. M. R. Kakita, K. Rachineni, M. Bopardikar, R. V. Hosur, </w:t>
      </w:r>
      <w:r w:rsidRPr="000A0FE2">
        <w:rPr>
          <w:i/>
        </w:rPr>
        <w:t>J. Magn.</w:t>
      </w:r>
      <w:r w:rsidRPr="000A0FE2">
        <w:t xml:space="preserve"> </w:t>
      </w:r>
      <w:r w:rsidRPr="000A0FE2">
        <w:rPr>
          <w:i/>
        </w:rPr>
        <w:t xml:space="preserve">Reson. </w:t>
      </w:r>
      <w:r w:rsidRPr="000A0FE2">
        <w:rPr>
          <w:b/>
        </w:rPr>
        <w:t>2018</w:t>
      </w:r>
      <w:r w:rsidRPr="000A0FE2">
        <w:t xml:space="preserve">, </w:t>
      </w:r>
      <w:r w:rsidRPr="000A0FE2">
        <w:rPr>
          <w:i/>
        </w:rPr>
        <w:t>297</w:t>
      </w:r>
      <w:r w:rsidRPr="000A0FE2">
        <w:t xml:space="preserve">, 108–112; c) T. M. Nagy, T. Gyöngyösi, K. E. Kövér, O. W. Sørensen, </w:t>
      </w:r>
      <w:r w:rsidRPr="000A0FE2">
        <w:rPr>
          <w:i/>
        </w:rPr>
        <w:t xml:space="preserve">Chem. Commun. </w:t>
      </w:r>
      <w:r w:rsidRPr="000A0FE2">
        <w:rPr>
          <w:b/>
        </w:rPr>
        <w:t>2019</w:t>
      </w:r>
      <w:r w:rsidRPr="000A0FE2">
        <w:t xml:space="preserve">, </w:t>
      </w:r>
      <w:r w:rsidRPr="000A0FE2">
        <w:rPr>
          <w:i/>
        </w:rPr>
        <w:t>55</w:t>
      </w:r>
      <w:r w:rsidRPr="000A0FE2">
        <w:t xml:space="preserve">, 12208–12211; d)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e) P. Nolis, K. Motiram-Corral, M. Pérez-Trujillo, T. Parella, </w:t>
      </w:r>
      <w:r w:rsidRPr="000A0FE2">
        <w:rPr>
          <w:i/>
        </w:rPr>
        <w:t xml:space="preserve">J. Magn. Reson. </w:t>
      </w:r>
      <w:r w:rsidRPr="000A0FE2">
        <w:rPr>
          <w:b/>
        </w:rPr>
        <w:t>2019</w:t>
      </w:r>
      <w:r w:rsidRPr="000A0FE2">
        <w:t xml:space="preserve">, </w:t>
      </w:r>
      <w:r w:rsidRPr="000A0FE2">
        <w:rPr>
          <w:i/>
        </w:rPr>
        <w:t>298</w:t>
      </w:r>
      <w:r w:rsidRPr="000A0FE2">
        <w:t xml:space="preserve">, 23–30; f) P. Nolis, T. Parella, </w:t>
      </w:r>
      <w:r w:rsidRPr="000A0FE2">
        <w:rPr>
          <w:i/>
        </w:rPr>
        <w:t>Magn. Reson.</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Kakita,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Kövér, O. W. Sørensen, </w:t>
      </w:r>
      <w:r w:rsidRPr="000A0FE2">
        <w:rPr>
          <w:i/>
        </w:rPr>
        <w:t xml:space="preserve">J. Magn. Reson.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Kupče, T. D. W. Claridge, </w:t>
      </w:r>
      <w:r w:rsidRPr="000A0FE2">
        <w:rPr>
          <w:i/>
        </w:rPr>
        <w:t xml:space="preserve">Angew. Chem. Int. Ed. </w:t>
      </w:r>
      <w:r w:rsidRPr="000A0FE2">
        <w:rPr>
          <w:b/>
        </w:rPr>
        <w:t>2017</w:t>
      </w:r>
      <w:r w:rsidRPr="000A0FE2">
        <w:t xml:space="preserve">, </w:t>
      </w:r>
      <w:r w:rsidRPr="000A0FE2">
        <w:rPr>
          <w:i/>
        </w:rPr>
        <w:t>56</w:t>
      </w:r>
      <w:r w:rsidRPr="000A0FE2">
        <w:t xml:space="preserve">, 11779–11783; b) Ē. Kupče, T. D. W. Claridge, </w:t>
      </w:r>
      <w:r w:rsidRPr="000A0FE2">
        <w:rPr>
          <w:i/>
        </w:rPr>
        <w:t xml:space="preserve">Chem. Commun. </w:t>
      </w:r>
      <w:r w:rsidRPr="000A0FE2">
        <w:rPr>
          <w:b/>
        </w:rPr>
        <w:t>2018</w:t>
      </w:r>
      <w:r w:rsidRPr="000A0FE2">
        <w:t xml:space="preserve">, </w:t>
      </w:r>
      <w:r w:rsidRPr="000A0FE2">
        <w:rPr>
          <w:i/>
        </w:rPr>
        <w:t>54</w:t>
      </w:r>
      <w:r w:rsidRPr="000A0FE2">
        <w:t xml:space="preserve">, 7139–7142; c) T. D. W. Claridge, M. Mayzel, Ē. Kupče, </w:t>
      </w:r>
      <w:r w:rsidRPr="000A0FE2">
        <w:rPr>
          <w:i/>
        </w:rPr>
        <w:t xml:space="preserve">Magn. Reson. Chem. </w:t>
      </w:r>
      <w:r w:rsidRPr="000A0FE2">
        <w:rPr>
          <w:b/>
        </w:rPr>
        <w:t>2019</w:t>
      </w:r>
      <w:r w:rsidRPr="000A0FE2">
        <w:t xml:space="preserve">, </w:t>
      </w:r>
      <w:r w:rsidRPr="000A0FE2">
        <w:rPr>
          <w:i/>
        </w:rPr>
        <w:t>57</w:t>
      </w:r>
      <w:r w:rsidRPr="000A0FE2">
        <w:t xml:space="preserve">, 946–952; d) Ē. Kupče, T. D. W. Claridge, </w:t>
      </w:r>
      <w:r w:rsidRPr="000A0FE2">
        <w:rPr>
          <w:i/>
        </w:rPr>
        <w:t xml:space="preserve">J. Magn. Reson.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Garbow, D. P. Weitekamp, A. Pines, </w:t>
      </w:r>
      <w:r w:rsidRPr="000A0FE2">
        <w:rPr>
          <w:i/>
        </w:rPr>
        <w:t xml:space="preserve">Chem. Phys. Lett. </w:t>
      </w:r>
      <w:r w:rsidRPr="000A0FE2">
        <w:rPr>
          <w:b/>
        </w:rPr>
        <w:t>1982</w:t>
      </w:r>
      <w:r w:rsidRPr="000A0FE2">
        <w:t xml:space="preserve">, </w:t>
      </w:r>
      <w:r w:rsidRPr="000A0FE2">
        <w:rPr>
          <w:i/>
        </w:rPr>
        <w:t>93</w:t>
      </w:r>
      <w:r w:rsidRPr="000A0FE2">
        <w:t xml:space="preserve">, 504–509; b) S. Wimperis, R. Freeman, </w:t>
      </w:r>
      <w:r w:rsidRPr="000A0FE2">
        <w:rPr>
          <w:i/>
        </w:rPr>
        <w:t xml:space="preserve">J. Magn. Reson. </w:t>
      </w:r>
      <w:r w:rsidRPr="000A0FE2">
        <w:rPr>
          <w:b/>
        </w:rPr>
        <w:t>1984</w:t>
      </w:r>
      <w:r w:rsidRPr="000A0FE2">
        <w:t xml:space="preserve">, </w:t>
      </w:r>
      <w:r w:rsidRPr="000A0FE2">
        <w:rPr>
          <w:i/>
        </w:rPr>
        <w:t>58</w:t>
      </w:r>
      <w:r w:rsidRPr="000A0FE2">
        <w:t xml:space="preserve">, 348–353; c) D. Uhrin, T. Liptaj, K. E. Kövér, </w:t>
      </w:r>
      <w:r w:rsidRPr="000A0FE2">
        <w:rPr>
          <w:i/>
        </w:rPr>
        <w:t xml:space="preserve">J. Magn. Reson. </w:t>
      </w:r>
      <w:r w:rsidRPr="000A0FE2">
        <w:rPr>
          <w:b/>
        </w:rPr>
        <w:t>1993</w:t>
      </w:r>
      <w:r w:rsidRPr="000A0FE2">
        <w:t xml:space="preserve">, </w:t>
      </w:r>
      <w:r w:rsidRPr="000A0FE2">
        <w:rPr>
          <w:i/>
        </w:rPr>
        <w:t>101</w:t>
      </w:r>
      <w:r w:rsidRPr="000A0FE2">
        <w:t xml:space="preserve">, 41–46; d) J. Briand, O. W. Sørensen, </w:t>
      </w:r>
      <w:r w:rsidRPr="000A0FE2">
        <w:rPr>
          <w:i/>
        </w:rPr>
        <w:t xml:space="preserve">J. Magn. Reson. </w:t>
      </w:r>
      <w:r w:rsidRPr="000A0FE2">
        <w:rPr>
          <w:b/>
        </w:rPr>
        <w:t>1997</w:t>
      </w:r>
      <w:r w:rsidRPr="000A0FE2">
        <w:t xml:space="preserve">, </w:t>
      </w:r>
      <w:r w:rsidRPr="000A0FE2">
        <w:rPr>
          <w:i/>
        </w:rPr>
        <w:t>125</w:t>
      </w:r>
      <w:r w:rsidRPr="000A0FE2">
        <w:t xml:space="preserve">, 202–206; e) J. Briand, O. W. Sørensen, </w:t>
      </w:r>
      <w:r w:rsidRPr="000A0FE2">
        <w:rPr>
          <w:i/>
        </w:rPr>
        <w:t xml:space="preserve">J. Magn. Reson.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Gossert,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Rance, </w:t>
      </w:r>
      <w:r w:rsidRPr="000A0FE2">
        <w:rPr>
          <w:i/>
        </w:rPr>
        <w:t xml:space="preserve">J. Magn. Reson. </w:t>
      </w:r>
      <w:r w:rsidRPr="000A0FE2">
        <w:rPr>
          <w:b/>
        </w:rPr>
        <w:t>1991</w:t>
      </w:r>
      <w:r w:rsidRPr="000A0FE2">
        <w:t xml:space="preserve">, </w:t>
      </w:r>
      <w:r w:rsidRPr="000A0FE2">
        <w:rPr>
          <w:i/>
        </w:rPr>
        <w:t>93</w:t>
      </w:r>
      <w:r w:rsidRPr="000A0FE2">
        <w:t xml:space="preserve">, 151–170; b) L. Kay, P. Keifer,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Rance, </w:t>
      </w:r>
      <w:r w:rsidRPr="000A0FE2">
        <w:rPr>
          <w:i/>
        </w:rPr>
        <w:t xml:space="preserve">J. Magn. Reson. </w:t>
      </w:r>
      <w:r w:rsidRPr="000A0FE2">
        <w:rPr>
          <w:b/>
        </w:rPr>
        <w:t>1990</w:t>
      </w:r>
      <w:r w:rsidRPr="000A0FE2">
        <w:t xml:space="preserve">, </w:t>
      </w:r>
      <w:r w:rsidRPr="000A0FE2">
        <w:rPr>
          <w:i/>
        </w:rPr>
        <w:t>88</w:t>
      </w:r>
      <w:r w:rsidRPr="000A0FE2">
        <w:t xml:space="preserve">, 72–85; b) J. Cavanagh, M. Rance, </w:t>
      </w:r>
      <w:r w:rsidRPr="000A0FE2">
        <w:rPr>
          <w:i/>
        </w:rPr>
        <w:t xml:space="preserve">Annu. Rep. NMR Spectrosc.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Koos, G. Kummerlöwe, L. Kaltschnee, C. M. Thiele, B. Luy, </w:t>
      </w:r>
      <w:r w:rsidRPr="000A0FE2">
        <w:rPr>
          <w:i/>
        </w:rPr>
        <w:t xml:space="preserve">Angew.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Schleucher, M. Schwendinger, M. Sattler, P. Schmidt, O. Schedletzky, S. J. Glaser, O. W. Sørensen, C. Griesinger, </w:t>
      </w:r>
      <w:r w:rsidRPr="000A0FE2">
        <w:rPr>
          <w:i/>
        </w:rPr>
        <w:t xml:space="preserve">J. Biomol. NMR </w:t>
      </w:r>
      <w:r w:rsidRPr="000A0FE2">
        <w:rPr>
          <w:b/>
        </w:rPr>
        <w:t>1994</w:t>
      </w:r>
      <w:r w:rsidRPr="000A0FE2">
        <w:t xml:space="preserve">, </w:t>
      </w:r>
      <w:r w:rsidRPr="000A0FE2">
        <w:rPr>
          <w:i/>
        </w:rPr>
        <w:t>4</w:t>
      </w:r>
      <w:r w:rsidRPr="000A0FE2">
        <w:t xml:space="preserve">, 301–306; b) G. Kontaxis, J. Stonehouse, E. D. Laue, J. Keeler, </w:t>
      </w:r>
      <w:r w:rsidRPr="000A0FE2">
        <w:rPr>
          <w:i/>
        </w:rPr>
        <w:t xml:space="preserve">J. Magn. Reson.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89"/>
      <w:r w:rsidRPr="000A0FE2">
        <w:t xml:space="preserve">A. L. Hansen, Ē. Kupče, D.-W. Li, L. Bruschweiler-Li, C. Wang, R. Brüschweiler, “2D NMR-based Metabolomics with HSQC/TOCSY NOAH Supersequences”, submitted for publication, </w:t>
      </w:r>
      <w:r w:rsidRPr="000A0FE2">
        <w:rPr>
          <w:b/>
        </w:rPr>
        <w:t>2021</w:t>
      </w:r>
      <w:r w:rsidRPr="000A0FE2">
        <w:t>.</w:t>
      </w:r>
      <w:commentRangeEnd w:id="89"/>
      <w:r w:rsidR="000A0FE2" w:rsidRPr="000A0FE2">
        <w:rPr>
          <w:rStyle w:val="CommentReference"/>
          <w:rFonts w:ascii="Times New Roman" w:hAnsi="Times New Roman"/>
        </w:rPr>
        <w:commentReference w:id="89"/>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Parella, F. Sánchez-Ferrando, A. Virgili, </w:t>
      </w:r>
      <w:r w:rsidRPr="000A0FE2">
        <w:rPr>
          <w:i/>
        </w:rPr>
        <w:t xml:space="preserve">J. Magn. Reson. </w:t>
      </w:r>
      <w:r w:rsidRPr="000A0FE2">
        <w:rPr>
          <w:b/>
        </w:rPr>
        <w:t>1997</w:t>
      </w:r>
      <w:r w:rsidRPr="000A0FE2">
        <w:t xml:space="preserve">, </w:t>
      </w:r>
      <w:r w:rsidRPr="000A0FE2">
        <w:rPr>
          <w:i/>
        </w:rPr>
        <w:t>126</w:t>
      </w:r>
      <w:r w:rsidRPr="000A0FE2">
        <w:t>, 274–277.</w:t>
      </w:r>
    </w:p>
    <w:p w14:paraId="05D2114B" w14:textId="5B6BF6DB" w:rsidR="003B68B6" w:rsidRDefault="006638FC" w:rsidP="003B68B6">
      <w:pPr>
        <w:pStyle w:val="References"/>
        <w:rPr>
          <w:ins w:id="90" w:author="Jonathan Yong" w:date="2021-03-13T02:07:00Z"/>
        </w:rPr>
      </w:pPr>
      <w:r w:rsidRPr="000A0FE2">
        <w:rPr>
          <w:color w:val="000000"/>
        </w:rPr>
        <w:t>[16]</w:t>
      </w:r>
      <w:r w:rsidRPr="000A0FE2">
        <w:rPr>
          <w:color w:val="000000"/>
        </w:rPr>
        <w:tab/>
      </w:r>
      <w:r w:rsidRPr="000A0FE2">
        <w:t xml:space="preserve">a) D. Tufts, R. Kumaresan, </w:t>
      </w:r>
      <w:r w:rsidRPr="000A0FE2">
        <w:rPr>
          <w:i/>
        </w:rPr>
        <w:t xml:space="preserve">IEEE Trans. Acoust. Speech Signal Process. </w:t>
      </w:r>
      <w:r w:rsidRPr="000A0FE2">
        <w:rPr>
          <w:b/>
        </w:rPr>
        <w:t>1982</w:t>
      </w:r>
      <w:r w:rsidRPr="000A0FE2">
        <w:t xml:space="preserve">, </w:t>
      </w:r>
      <w:r w:rsidRPr="000A0FE2">
        <w:rPr>
          <w:i/>
        </w:rPr>
        <w:t>30</w:t>
      </w:r>
      <w:r w:rsidRPr="000A0FE2">
        <w:t>, 671–675; b)</w:t>
      </w:r>
      <w:ins w:id="91" w:author="Jonathan Yong" w:date="2021-03-12T21:41:00Z">
        <w:r w:rsidR="00BB2E19" w:rsidRPr="00BB2E19">
          <w:t xml:space="preserve"> J. J. Led, H. Gesmar,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ins>
      <w:r w:rsidRPr="000A0FE2">
        <w:t xml:space="preserve"> P. Koehl, </w:t>
      </w:r>
      <w:r w:rsidRPr="000A0FE2">
        <w:rPr>
          <w:i/>
        </w:rPr>
        <w:t xml:space="preserve">Prog. Nucl. Magn. Reson. Spectrosc. </w:t>
      </w:r>
      <w:r w:rsidRPr="000A0FE2">
        <w:rPr>
          <w:b/>
        </w:rPr>
        <w:t>1999</w:t>
      </w:r>
      <w:r w:rsidRPr="000A0FE2">
        <w:t xml:space="preserve">, </w:t>
      </w:r>
      <w:r w:rsidRPr="000A0FE2">
        <w:rPr>
          <w:i/>
        </w:rPr>
        <w:t>34</w:t>
      </w:r>
      <w:r w:rsidRPr="000A0FE2">
        <w:t>, 257–299.</w:t>
      </w:r>
    </w:p>
    <w:p w14:paraId="57EA1EE7" w14:textId="11B407A2" w:rsidR="003B68B6" w:rsidRPr="000A0FE2" w:rsidRDefault="003B68B6" w:rsidP="003B68B6">
      <w:pPr>
        <w:pStyle w:val="References"/>
      </w:pPr>
      <w:ins w:id="92" w:author="Jonathan Yong" w:date="2021-03-13T02:07:00Z">
        <w:r>
          <w:lastRenderedPageBreak/>
          <w:t>[17]</w:t>
        </w:r>
        <w:r>
          <w:tab/>
        </w:r>
        <w:r>
          <w:t xml:space="preserve">a) D. L. Donoho,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Rovnyak, J. C. Hoch, T. Polenova, D. Rovnyak, </w:t>
        </w:r>
        <w:r w:rsidRPr="003B68B6">
          <w:rPr>
            <w:i/>
            <w:iCs/>
          </w:rPr>
          <w:t>J. Phys. Chem. B</w:t>
        </w:r>
        <w:r>
          <w:t xml:space="preserve"> </w:t>
        </w:r>
        <w:r w:rsidRPr="003B68B6">
          <w:rPr>
            <w:b/>
            <w:bCs/>
          </w:rPr>
          <w:t>2015</w:t>
        </w:r>
        <w:r>
          <w:t xml:space="preserve">, </w:t>
        </w:r>
        <w:r w:rsidRPr="003B68B6">
          <w:rPr>
            <w:i/>
            <w:iCs/>
          </w:rPr>
          <w:t>119</w:t>
        </w:r>
        <w:r>
          <w:t>, 6502–6515.</w:t>
        </w:r>
      </w:ins>
    </w:p>
    <w:p w14:paraId="65D2A793" w14:textId="66093E6A" w:rsidR="006638FC" w:rsidRPr="000A0FE2" w:rsidRDefault="006638FC" w:rsidP="00C6667A">
      <w:pPr>
        <w:pStyle w:val="References"/>
      </w:pPr>
      <w:r w:rsidRPr="000A0FE2">
        <w:rPr>
          <w:color w:val="000000"/>
        </w:rPr>
        <w:t>[1</w:t>
      </w:r>
      <w:r w:rsidR="003B68B6">
        <w:rPr>
          <w:color w:val="000000"/>
        </w:rPr>
        <w:t>8</w:t>
      </w:r>
      <w:r w:rsidRPr="000A0FE2">
        <w:rPr>
          <w:color w:val="000000"/>
        </w:rPr>
        <w:t>]</w:t>
      </w:r>
      <w:r w:rsidRPr="000A0FE2">
        <w:rPr>
          <w:color w:val="000000"/>
        </w:rPr>
        <w:tab/>
      </w:r>
      <w:r w:rsidRPr="000A0FE2">
        <w:t xml:space="preserve">a) P. Nolis, K. Motiram-Corral, M. Pérez-Trujillo, T. Parella, </w:t>
      </w:r>
      <w:r w:rsidRPr="000A0FE2">
        <w:rPr>
          <w:i/>
        </w:rPr>
        <w:t xml:space="preserve">ChemPhysChem </w:t>
      </w:r>
      <w:r w:rsidRPr="000A0FE2">
        <w:rPr>
          <w:b/>
        </w:rPr>
        <w:t>2019</w:t>
      </w:r>
      <w:r w:rsidRPr="000A0FE2">
        <w:t xml:space="preserve">, </w:t>
      </w:r>
      <w:r w:rsidRPr="000A0FE2">
        <w:rPr>
          <w:i/>
        </w:rPr>
        <w:t>20</w:t>
      </w:r>
      <w:r w:rsidRPr="000A0FE2">
        <w:t xml:space="preserve">, 356–360; b) P. Nolis, K. Motiram-Corral, M. Pérez-Trujillo, T. Parella, </w:t>
      </w:r>
      <w:r w:rsidRPr="000A0FE2">
        <w:rPr>
          <w:i/>
        </w:rPr>
        <w:t>J. Magn. Reson.</w:t>
      </w:r>
      <w:r w:rsidRPr="000A0FE2">
        <w:t xml:space="preserve"> </w:t>
      </w:r>
      <w:r w:rsidRPr="000A0FE2">
        <w:rPr>
          <w:b/>
        </w:rPr>
        <w:t>2019</w:t>
      </w:r>
      <w:r w:rsidRPr="000A0FE2">
        <w:t xml:space="preserve">, </w:t>
      </w:r>
      <w:r w:rsidRPr="000A0FE2">
        <w:rPr>
          <w:i/>
        </w:rPr>
        <w:t>298</w:t>
      </w:r>
      <w:r w:rsidRPr="000A0FE2">
        <w:t>, 23–30.</w:t>
      </w:r>
    </w:p>
    <w:p w14:paraId="4341DC98" w14:textId="0BAC5049" w:rsidR="00773C4B" w:rsidRPr="000A0FE2" w:rsidRDefault="006638FC" w:rsidP="006638FC">
      <w:pPr>
        <w:pStyle w:val="References"/>
      </w:pPr>
      <w:r w:rsidRPr="000A0FE2">
        <w:rPr>
          <w:color w:val="000000"/>
        </w:rPr>
        <w:t>[1</w:t>
      </w:r>
      <w:r w:rsidR="003B68B6">
        <w:rPr>
          <w:color w:val="000000"/>
        </w:rPr>
        <w:t>9</w:t>
      </w:r>
      <w:r w:rsidRPr="000A0FE2">
        <w:rPr>
          <w:color w:val="000000"/>
        </w:rPr>
        <w:t>]</w:t>
      </w:r>
      <w:r w:rsidRPr="000A0FE2">
        <w:rPr>
          <w:color w:val="000000"/>
        </w:rPr>
        <w:tab/>
      </w:r>
      <w:r w:rsidRPr="000A0FE2">
        <w:t xml:space="preserve">a) K. Kazimierczuk, J. Stanek, A. Zawadzka-Kazimierczuk, W. Koźmiński, </w:t>
      </w:r>
      <w:r w:rsidRPr="000A0FE2">
        <w:rPr>
          <w:i/>
        </w:rPr>
        <w:t xml:space="preserve">Prog. Nucl. Magn. Reson. Spectrosc. </w:t>
      </w:r>
      <w:r w:rsidRPr="000A0FE2">
        <w:rPr>
          <w:b/>
        </w:rPr>
        <w:t>2010</w:t>
      </w:r>
      <w:r w:rsidRPr="000A0FE2">
        <w:t xml:space="preserve">, </w:t>
      </w:r>
      <w:r w:rsidRPr="000A0FE2">
        <w:rPr>
          <w:i/>
        </w:rPr>
        <w:t>57</w:t>
      </w:r>
      <w:r w:rsidRPr="000A0FE2">
        <w:t xml:space="preserve">, 420–434; b) M. Mobli, J. C. Hoch, </w:t>
      </w:r>
      <w:r w:rsidRPr="000A0FE2">
        <w:rPr>
          <w:i/>
        </w:rPr>
        <w:t xml:space="preserve">Prog. Nucl. Magn. Reson. Spectrosc. </w:t>
      </w:r>
      <w:r w:rsidRPr="000A0FE2">
        <w:rPr>
          <w:b/>
        </w:rPr>
        <w:t>2014</w:t>
      </w:r>
      <w:r w:rsidRPr="000A0FE2">
        <w:t xml:space="preserve">, </w:t>
      </w:r>
      <w:r w:rsidRPr="000A0FE2">
        <w:rPr>
          <w:i/>
        </w:rPr>
        <w:t>83</w:t>
      </w:r>
      <w:r w:rsidRPr="000A0FE2">
        <w:t xml:space="preserve">, 21–41; c) K. Kazimierczuk, V. Orekhov, </w:t>
      </w:r>
      <w:r w:rsidRPr="000A0FE2">
        <w:rPr>
          <w:i/>
        </w:rPr>
        <w:t xml:space="preserve">Magn. Reson. Chem. </w:t>
      </w:r>
      <w:r w:rsidRPr="000A0FE2">
        <w:rPr>
          <w:b/>
        </w:rPr>
        <w:t>2015</w:t>
      </w:r>
      <w:r w:rsidRPr="000A0FE2">
        <w:t xml:space="preserve">, </w:t>
      </w:r>
      <w:r w:rsidRPr="000A0FE2">
        <w:rPr>
          <w:i/>
        </w:rPr>
        <w:t>53</w:t>
      </w:r>
      <w:r w:rsidRPr="000A0FE2">
        <w:t xml:space="preserve">, 921–926; d) D. Gołowicz, P. Kasprzak, V. Orekhov, K. Kazimierczuk, </w:t>
      </w:r>
      <w:r w:rsidRPr="000A0FE2">
        <w:rPr>
          <w:i/>
        </w:rPr>
        <w:t>Prog. Nucl.</w:t>
      </w:r>
      <w:r w:rsidRPr="000A0FE2">
        <w:t xml:space="preserve"> </w:t>
      </w:r>
      <w:r w:rsidRPr="000A0FE2">
        <w:rPr>
          <w:i/>
        </w:rPr>
        <w:t xml:space="preserve">Magn. Reson. Spectrosc.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The abstract is currently 536 characters without spaces, but the guidelines suggest 800-1000. So there is some room for expansion if it is useful…</w:t>
      </w:r>
    </w:p>
  </w:comment>
  <w:comment w:id="9" w:author="Jonathan Yong" w:date="2021-03-08T21:12:00Z" w:initials="JY">
    <w:p w14:paraId="250BBD9A" w14:textId="09A0496B" w:rsidR="00C6667A" w:rsidRDefault="00C6667A">
      <w:pPr>
        <w:pStyle w:val="CommentText"/>
      </w:pPr>
      <w:r>
        <w:rPr>
          <w:rStyle w:val="CommentReference"/>
        </w:rPr>
        <w:annotationRef/>
      </w:r>
      <w:r>
        <w:t>I realised it was never clearly stated in the main text that S+2 = ZIP</w:t>
      </w:r>
      <w:r w:rsidR="003B68B6">
        <w:t>.</w:t>
      </w:r>
    </w:p>
  </w:comment>
  <w:comment w:id="13" w:author="Jonathan Yong" w:date="2021-03-13T02:32:00Z" w:initials="JY">
    <w:p w14:paraId="501E8B32" w14:textId="037D0C1E" w:rsidR="0052177E" w:rsidRDefault="0052177E">
      <w:pPr>
        <w:pStyle w:val="CommentText"/>
      </w:pPr>
      <w:r>
        <w:rPr>
          <w:rStyle w:val="CommentReference"/>
        </w:rPr>
        <w:annotationRef/>
      </w:r>
      <w:r>
        <w:t>(1)</w:t>
      </w:r>
      <w:r>
        <w:tab/>
        <w:t>Might it possibly be worthwhile adding a schematic of a seHSQC + CLIP-COSY supersequence at the top of Fig 2 – something like that in Fig 1a but more detailed?</w:t>
      </w:r>
    </w:p>
    <w:p w14:paraId="79BC440C" w14:textId="77777777" w:rsidR="0052177E" w:rsidRDefault="0052177E">
      <w:pPr>
        <w:pStyle w:val="CommentText"/>
      </w:pPr>
    </w:p>
    <w:p w14:paraId="5CA13350" w14:textId="63AC0C08" w:rsidR="0052177E" w:rsidRDefault="0052177E">
      <w:pPr>
        <w:pStyle w:val="CommentText"/>
      </w:pPr>
      <w:r>
        <w:t>(2)</w:t>
      </w:r>
      <w:r>
        <w:tab/>
        <w:t>Is the figure legend better as seHSQC</w:t>
      </w:r>
      <w:r w:rsidR="009C7B34">
        <w:t xml:space="preserve"> CH_x</w:t>
      </w:r>
      <w:r>
        <w:t xml:space="preserve"> instead of HSQC?</w:t>
      </w:r>
    </w:p>
  </w:comment>
  <w:comment w:id="66" w:author="Jonathan Yong" w:date="2021-03-13T02:15:00Z" w:initials="JY">
    <w:p w14:paraId="169BC6AA" w14:textId="6FC1FDF3" w:rsidR="00AE031B" w:rsidRDefault="003B68B6">
      <w:pPr>
        <w:pStyle w:val="CommentText"/>
      </w:pPr>
      <w:r>
        <w:rPr>
          <w:rStyle w:val="CommentReference"/>
        </w:rPr>
        <w:annotationRef/>
      </w:r>
      <w:r>
        <w:t xml:space="preserve">I cited the JMR paper as </w:t>
      </w:r>
      <w:r w:rsidR="00AE031B">
        <w:t>per your email</w:t>
      </w:r>
      <w:r>
        <w:t xml:space="preserve"> (citation is in SI as well) – can’t help but think the NRMP review would be very appropriate, too!</w:t>
      </w:r>
    </w:p>
  </w:comment>
  <w:comment w:id="84" w:author="Jonathan Yong" w:date="2021-03-09T10:43:00Z" w:initials="JY">
    <w:p w14:paraId="49C636E2" w14:textId="0791E708" w:rsidR="000A0FE2" w:rsidRPr="000A0FE2" w:rsidRDefault="000A0FE2">
      <w:pPr>
        <w:pStyle w:val="CommentText"/>
      </w:pPr>
      <w:r w:rsidRPr="000A0FE2">
        <w:rPr>
          <w:rStyle w:val="CommentReference"/>
        </w:rPr>
        <w:annotationRef/>
      </w:r>
      <w:r w:rsidRPr="000A0FE2">
        <w:t xml:space="preserve">I think we should have something on nmrweb.chem.ox </w:t>
      </w:r>
      <w:r>
        <w:t>too, for people to go to directly from here, would that be possible? Let me know and I can prepare a zip file or something similar</w:t>
      </w:r>
      <w:r w:rsidR="009C7B34">
        <w:t>.</w:t>
      </w:r>
    </w:p>
  </w:comment>
  <w:comment w:id="85"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86" w:author="Jonathan Yong" w:date="2021-03-13T03:18:00Z" w:initials="JY">
    <w:p w14:paraId="6003C51F" w14:textId="07A5B66F" w:rsidR="00F67211" w:rsidRDefault="00F67211">
      <w:pPr>
        <w:pStyle w:val="CommentText"/>
      </w:pPr>
      <w:r>
        <w:rPr>
          <w:rStyle w:val="CommentReference"/>
        </w:rPr>
        <w:annotationRef/>
      </w:r>
      <w:r>
        <w:t>These seem like logical candidates to me but please change if not appropriate…</w:t>
      </w:r>
    </w:p>
  </w:comment>
  <w:comment w:id="89" w:author="Jonathan Yong" w:date="2021-03-09T10:46:00Z" w:initials="JY">
    <w:p w14:paraId="2176F77D" w14:textId="5FC73033"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F67211">
        <w:t xml:space="preserve"> I guess most importantly is there a chance that it will be out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250BBD9A" w15:done="0"/>
  <w15:commentEx w15:paraId="5CA13350" w15:done="0"/>
  <w15:commentEx w15:paraId="169BC6AA" w15:done="0"/>
  <w15:commentEx w15:paraId="49C636E2" w15:done="0"/>
  <w15:commentEx w15:paraId="2828BC1F" w15:done="0"/>
  <w15:commentEx w15:paraId="6003C51F"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111C0" w16cex:dateUtc="2021-03-08T21:12:00Z"/>
  <w16cex:commentExtensible w16cex:durableId="23F6A2B3" w16cex:dateUtc="2021-03-13T02:32:00Z"/>
  <w16cex:commentExtensible w16cex:durableId="23F69EB1" w16cex:dateUtc="2021-03-13T02:15:00Z"/>
  <w16cex:commentExtensible w16cex:durableId="23F1CFBF" w16cex:dateUtc="2021-03-09T10:43:00Z"/>
  <w16cex:commentExtensible w16cex:durableId="23F1D7DE" w16cex:dateUtc="2021-03-09T11:17:00Z"/>
  <w16cex:commentExtensible w16cex:durableId="23F6AD97" w16cex:dateUtc="2021-03-13T03:18: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250BBD9A" w16cid:durableId="23F111C0"/>
  <w16cid:commentId w16cid:paraId="5CA13350" w16cid:durableId="23F6A2B3"/>
  <w16cid:commentId w16cid:paraId="169BC6AA" w16cid:durableId="23F69EB1"/>
  <w16cid:commentId w16cid:paraId="49C636E2" w16cid:durableId="23F1CFBF"/>
  <w16cid:commentId w16cid:paraId="2828BC1F" w16cid:durableId="23F1D7DE"/>
  <w16cid:commentId w16cid:paraId="6003C51F" w16cid:durableId="23F6AD97"/>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EE465" w14:textId="77777777" w:rsidR="00521920" w:rsidRDefault="00521920">
      <w:r>
        <w:separator/>
      </w:r>
    </w:p>
  </w:endnote>
  <w:endnote w:type="continuationSeparator" w:id="0">
    <w:p w14:paraId="38E0DBE9" w14:textId="77777777" w:rsidR="00521920" w:rsidRDefault="00521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28112" w14:textId="77777777" w:rsidR="00521920" w:rsidRDefault="00521920">
      <w:r>
        <w:separator/>
      </w:r>
    </w:p>
  </w:footnote>
  <w:footnote w:type="continuationSeparator" w:id="0">
    <w:p w14:paraId="06B087C7" w14:textId="77777777" w:rsidR="00521920" w:rsidRDefault="00521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521920"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521920">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05pt;height:10.05pt" o:bullet="t">
        <v:imagedata r:id="rId1" o:title=""/>
      </v:shape>
    </w:pict>
  </w:numPicBullet>
  <w:abstractNum w:abstractNumId="0"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8"/>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B9E"/>
    <w:rsid w:val="00087C0E"/>
    <w:rsid w:val="00091323"/>
    <w:rsid w:val="0009539C"/>
    <w:rsid w:val="00095C2F"/>
    <w:rsid w:val="000A0FE2"/>
    <w:rsid w:val="000A37F3"/>
    <w:rsid w:val="000A77DC"/>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82</TotalTime>
  <Pages>8</Pages>
  <Words>5759</Words>
  <Characters>32830</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13</cp:revision>
  <cp:lastPrinted>2012-11-08T15:19:00Z</cp:lastPrinted>
  <dcterms:created xsi:type="dcterms:W3CDTF">2021-03-08T23:12:00Z</dcterms:created>
  <dcterms:modified xsi:type="dcterms:W3CDTF">2021-03-13T03:19:00Z</dcterms:modified>
</cp:coreProperties>
</file>